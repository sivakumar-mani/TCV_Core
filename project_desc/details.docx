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C77CE" w14:textId="5B96DFC5" w:rsidR="003E3E8B" w:rsidRPr="003E3E8B" w:rsidRDefault="003E3E8B" w:rsidP="003E3E8B">
      <w:pPr>
        <w:pStyle w:val="NoSpacing"/>
        <w:rPr>
          <w:b/>
          <w:bCs/>
          <w:u w:val="single"/>
        </w:rPr>
      </w:pPr>
      <w:r w:rsidRPr="003E3E8B">
        <w:rPr>
          <w:b/>
          <w:bCs/>
          <w:u w:val="single"/>
        </w:rPr>
        <w:t>User module description</w:t>
      </w:r>
    </w:p>
    <w:p w14:paraId="1D6E6FCB" w14:textId="5706FFB4" w:rsidR="003E3E8B" w:rsidRDefault="003E3E8B" w:rsidP="008A42D9">
      <w:pPr>
        <w:pStyle w:val="NoSpacing"/>
        <w:ind w:left="720"/>
      </w:pPr>
      <w:r>
        <w:t xml:space="preserve">1. develop the users, employee, and audit log module, </w:t>
      </w:r>
    </w:p>
    <w:p w14:paraId="30C38149" w14:textId="77777777" w:rsidR="003E3E8B" w:rsidRDefault="003E3E8B" w:rsidP="008A42D9">
      <w:pPr>
        <w:pStyle w:val="NoSpacing"/>
        <w:ind w:left="720"/>
      </w:pPr>
      <w:r>
        <w:t>2. user is already developed even take the reference of backend and frontend code as sample</w:t>
      </w:r>
    </w:p>
    <w:p w14:paraId="57438C62" w14:textId="77777777" w:rsidR="003E3E8B" w:rsidRDefault="003E3E8B" w:rsidP="008A42D9">
      <w:pPr>
        <w:pStyle w:val="NoSpacing"/>
        <w:ind w:left="720"/>
      </w:pPr>
      <w:r>
        <w:t>3. maximum of 6 fields in a form use modal window</w:t>
      </w:r>
    </w:p>
    <w:p w14:paraId="556D74A6" w14:textId="77777777" w:rsidR="003E3E8B" w:rsidRDefault="003E3E8B" w:rsidP="008A42D9">
      <w:pPr>
        <w:pStyle w:val="NoSpacing"/>
        <w:ind w:left="720"/>
      </w:pPr>
      <w:r>
        <w:t xml:space="preserve">4. more than 6 fields in separate screen </w:t>
      </w:r>
    </w:p>
    <w:p w14:paraId="6320F778" w14:textId="77777777" w:rsidR="003E3E8B" w:rsidRDefault="003E3E8B" w:rsidP="008A42D9">
      <w:pPr>
        <w:pStyle w:val="NoSpacing"/>
        <w:ind w:left="720"/>
      </w:pPr>
      <w:r>
        <w:t>5. Navigation should be in sidebar</w:t>
      </w:r>
    </w:p>
    <w:p w14:paraId="02C29768" w14:textId="77777777" w:rsidR="003E3E8B" w:rsidRDefault="003E3E8B" w:rsidP="008A42D9">
      <w:pPr>
        <w:pStyle w:val="NoSpacing"/>
        <w:ind w:left="720"/>
      </w:pPr>
      <w:r>
        <w:t>6. use ag-grid for list view, last column must be action drop with edit, view, delete, if want add more action in the list</w:t>
      </w:r>
    </w:p>
    <w:p w14:paraId="7E3717F7" w14:textId="77777777" w:rsidR="003E3E8B" w:rsidRDefault="003E3E8B" w:rsidP="008A42D9">
      <w:pPr>
        <w:pStyle w:val="NoSpacing"/>
        <w:ind w:left="720"/>
      </w:pPr>
      <w:r>
        <w:t xml:space="preserve">7. add button should present top of list of </w:t>
      </w:r>
      <w:proofErr w:type="spellStart"/>
      <w:r>
        <w:t>aggrid</w:t>
      </w:r>
      <w:proofErr w:type="spellEnd"/>
      <w:r>
        <w:t xml:space="preserve"> and add form</w:t>
      </w:r>
    </w:p>
    <w:p w14:paraId="118E420B" w14:textId="42D656DC" w:rsidR="00DA03C4" w:rsidRDefault="003E3E8B" w:rsidP="00DA03C4">
      <w:pPr>
        <w:pStyle w:val="NoSpacing"/>
        <w:ind w:left="720"/>
      </w:pPr>
      <w:r>
        <w:t xml:space="preserve">8. use </w:t>
      </w:r>
      <w:proofErr w:type="spellStart"/>
      <w:r>
        <w:t>boostrap</w:t>
      </w:r>
      <w:proofErr w:type="spellEnd"/>
      <w:r>
        <w:t xml:space="preserve"> 5 instead of </w:t>
      </w:r>
      <w:proofErr w:type="spellStart"/>
      <w:r>
        <w:t>marterial</w:t>
      </w:r>
      <w:proofErr w:type="spellEnd"/>
      <w:r>
        <w:t xml:space="preserve"> </w:t>
      </w:r>
      <w:proofErr w:type="spellStart"/>
      <w:r>
        <w:t>uI</w:t>
      </w:r>
      <w:proofErr w:type="spellEnd"/>
    </w:p>
    <w:p w14:paraId="6A4D2DB5" w14:textId="34C63768" w:rsidR="00DA03C4" w:rsidRDefault="00DA03C4" w:rsidP="00DA03C4">
      <w:pPr>
        <w:pStyle w:val="NoSpacing"/>
        <w:rPr>
          <w:b/>
          <w:bCs/>
          <w:u w:val="single"/>
        </w:rPr>
      </w:pPr>
      <w:r w:rsidRPr="00DA03C4">
        <w:rPr>
          <w:b/>
          <w:bCs/>
          <w:u w:val="single"/>
        </w:rPr>
        <w:t>Employee Module</w:t>
      </w:r>
    </w:p>
    <w:p w14:paraId="1D42F857" w14:textId="254A1963" w:rsidR="00086E3D" w:rsidRDefault="00086E3D" w:rsidP="008C67A5">
      <w:pPr>
        <w:pStyle w:val="NoSpacing"/>
        <w:numPr>
          <w:ilvl w:val="0"/>
          <w:numId w:val="1"/>
        </w:numPr>
      </w:pPr>
      <w:r>
        <w:t xml:space="preserve">employee code should be auto generated like </w:t>
      </w:r>
      <w:r w:rsidR="008C67A5">
        <w:t>“</w:t>
      </w:r>
      <w:proofErr w:type="gramStart"/>
      <w:r w:rsidR="008C67A5">
        <w:t>TCV”+</w:t>
      </w:r>
      <w:proofErr w:type="gramEnd"/>
      <w:r w:rsidR="008C67A5">
        <w:t>1 (with prefix)</w:t>
      </w:r>
      <w:r w:rsidR="00C95859">
        <w:t>;</w:t>
      </w:r>
    </w:p>
    <w:p w14:paraId="1D77E0E3" w14:textId="39FC637B" w:rsidR="00212D75" w:rsidRDefault="00212D75" w:rsidP="00212D75">
      <w:pPr>
        <w:pStyle w:val="NoSpacing"/>
        <w:numPr>
          <w:ilvl w:val="0"/>
          <w:numId w:val="1"/>
        </w:numPr>
      </w:pPr>
      <w:r>
        <w:t>Employee codes auto-generate as TCV</w:t>
      </w:r>
      <w:r w:rsidR="00F54F92">
        <w:t xml:space="preserve"> +1</w:t>
      </w:r>
      <w:r>
        <w:t xml:space="preserve"> format</w:t>
      </w:r>
      <w:r w:rsidR="00F54F92">
        <w:t>, if start from first one</w:t>
      </w:r>
    </w:p>
    <w:p w14:paraId="1AFB1FD0" w14:textId="77777777" w:rsidR="00212D75" w:rsidRDefault="00212D75" w:rsidP="00212D75">
      <w:pPr>
        <w:pStyle w:val="NoSpacing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Field is disabled and read-only (no user editing)</w:t>
      </w:r>
    </w:p>
    <w:p w14:paraId="2F001CA5" w14:textId="77777777" w:rsidR="00212D75" w:rsidRDefault="00212D75" w:rsidP="00212D75">
      <w:pPr>
        <w:pStyle w:val="NoSpacing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No validation needed on frontend</w:t>
      </w:r>
    </w:p>
    <w:p w14:paraId="3257B49E" w14:textId="77777777" w:rsidR="00212D75" w:rsidRDefault="00212D75" w:rsidP="00212D75">
      <w:pPr>
        <w:pStyle w:val="NoSpacing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Each employee gets a unique code based on their database ID</w:t>
      </w:r>
    </w:p>
    <w:p w14:paraId="4FDDC75F" w14:textId="69B8E098" w:rsidR="00212D75" w:rsidRDefault="00212D75" w:rsidP="00212D75">
      <w:pPr>
        <w:pStyle w:val="NoSpacing"/>
        <w:numPr>
          <w:ilvl w:val="0"/>
          <w:numId w:val="1"/>
        </w:numPr>
      </w:pPr>
      <w:r>
        <w:rPr>
          <w:rFonts w:ascii="Segoe UI Emoji" w:hAnsi="Segoe UI Emoji" w:cs="Segoe UI Emoji"/>
        </w:rPr>
        <w:t>✅</w:t>
      </w:r>
      <w:r>
        <w:t xml:space="preserve"> Backward compatible with existing code</w:t>
      </w:r>
    </w:p>
    <w:p w14:paraId="304D41BD" w14:textId="5FF9AC53" w:rsidR="00C95859" w:rsidRDefault="00C95859" w:rsidP="008C67A5">
      <w:pPr>
        <w:pStyle w:val="NoSpacing"/>
        <w:numPr>
          <w:ilvl w:val="0"/>
          <w:numId w:val="1"/>
        </w:numPr>
      </w:pPr>
      <w:r>
        <w:t>employee name should be first name and last name</w:t>
      </w:r>
    </w:p>
    <w:p w14:paraId="2AB51E18" w14:textId="06C66C84" w:rsidR="008C67A5" w:rsidRDefault="00EE1BF6" w:rsidP="008C67A5">
      <w:pPr>
        <w:pStyle w:val="NoSpacing"/>
        <w:numPr>
          <w:ilvl w:val="0"/>
          <w:numId w:val="1"/>
        </w:numPr>
      </w:pPr>
      <w:r w:rsidRPr="00517738">
        <w:t xml:space="preserve">temporary and </w:t>
      </w:r>
      <w:proofErr w:type="spellStart"/>
      <w:r w:rsidRPr="00517738">
        <w:t>permenant</w:t>
      </w:r>
      <w:proofErr w:type="spellEnd"/>
      <w:r w:rsidRPr="00517738">
        <w:t xml:space="preserve"> address should </w:t>
      </w:r>
      <w:r w:rsidR="00517738" w:rsidRPr="00517738">
        <w:t xml:space="preserve">capture with state, city and </w:t>
      </w:r>
      <w:proofErr w:type="spellStart"/>
      <w:r w:rsidR="00517738" w:rsidRPr="00517738">
        <w:t>pincode</w:t>
      </w:r>
      <w:proofErr w:type="spellEnd"/>
      <w:r w:rsidR="00517738" w:rsidRPr="00517738">
        <w:t xml:space="preserve"> for both</w:t>
      </w:r>
    </w:p>
    <w:p w14:paraId="26B8F595" w14:textId="04FC5273" w:rsidR="00525C97" w:rsidRDefault="00191EDC" w:rsidP="008C67A5">
      <w:pPr>
        <w:pStyle w:val="NoSpacing"/>
        <w:numPr>
          <w:ilvl w:val="0"/>
          <w:numId w:val="1"/>
        </w:numPr>
      </w:pPr>
      <w:r>
        <w:t xml:space="preserve">photo should </w:t>
      </w:r>
      <w:proofErr w:type="gramStart"/>
      <w:r>
        <w:t>uploaded</w:t>
      </w:r>
      <w:proofErr w:type="gramEnd"/>
      <w:r>
        <w:t xml:space="preserve"> in jpeg, jpg, </w:t>
      </w:r>
      <w:proofErr w:type="spellStart"/>
      <w:r>
        <w:t>png</w:t>
      </w:r>
      <w:proofErr w:type="spellEnd"/>
      <w:r>
        <w:t xml:space="preserve"> format only </w:t>
      </w:r>
      <w:r w:rsidR="00747F72">
        <w:t>below 1mb size and show in view of employee screen</w:t>
      </w:r>
    </w:p>
    <w:p w14:paraId="28D7EAF3" w14:textId="094E3743" w:rsidR="00BD0ACD" w:rsidRDefault="00BD0ACD" w:rsidP="00BD0ACD">
      <w:pPr>
        <w:pStyle w:val="NoSpacing"/>
        <w:ind w:left="1080"/>
      </w:pPr>
      <w:r>
        <w:t>photo image name and path of the image should save, to retrieve</w:t>
      </w:r>
    </w:p>
    <w:p w14:paraId="3A09FE6A" w14:textId="7EE618F5" w:rsidR="00D55254" w:rsidRDefault="006B6D23" w:rsidP="00D55254">
      <w:pPr>
        <w:pStyle w:val="NoSpacing"/>
        <w:numPr>
          <w:ilvl w:val="0"/>
          <w:numId w:val="1"/>
        </w:numPr>
      </w:pPr>
      <w:r>
        <w:t xml:space="preserve">if </w:t>
      </w:r>
      <w:proofErr w:type="gramStart"/>
      <w:r>
        <w:t>possible</w:t>
      </w:r>
      <w:proofErr w:type="gramEnd"/>
      <w:r>
        <w:t xml:space="preserve"> to fetch the employee </w:t>
      </w:r>
      <w:r w:rsidR="00C34927">
        <w:t xml:space="preserve">data from </w:t>
      </w:r>
      <w:proofErr w:type="spellStart"/>
      <w:r w:rsidR="00C34927">
        <w:t>aadhar</w:t>
      </w:r>
      <w:proofErr w:type="spellEnd"/>
      <w:r w:rsidR="00C34927">
        <w:t xml:space="preserve"> number based </w:t>
      </w:r>
      <w:proofErr w:type="spellStart"/>
      <w:r w:rsidR="0076378E">
        <w:t>api</w:t>
      </w:r>
      <w:proofErr w:type="spellEnd"/>
      <w:r w:rsidR="0076378E">
        <w:t xml:space="preserve"> </w:t>
      </w:r>
      <w:r w:rsidR="00AA5208">
        <w:t xml:space="preserve">(public </w:t>
      </w:r>
      <w:proofErr w:type="spellStart"/>
      <w:r w:rsidR="00AA5208">
        <w:t>api</w:t>
      </w:r>
      <w:proofErr w:type="spellEnd"/>
      <w:r w:rsidR="00AA5208">
        <w:t xml:space="preserve"> if available) </w:t>
      </w:r>
      <w:r w:rsidR="00C34927">
        <w:t>fetched data will be better.</w:t>
      </w:r>
    </w:p>
    <w:p w14:paraId="0DA46CF4" w14:textId="06AE27AC" w:rsidR="00C34927" w:rsidRDefault="00C34927" w:rsidP="00D55254">
      <w:pPr>
        <w:pStyle w:val="NoSpacing"/>
        <w:numPr>
          <w:ilvl w:val="0"/>
          <w:numId w:val="1"/>
        </w:numPr>
      </w:pPr>
      <w:r>
        <w:t xml:space="preserve">And </w:t>
      </w:r>
      <w:proofErr w:type="gramStart"/>
      <w:r>
        <w:t>List</w:t>
      </w:r>
      <w:proofErr w:type="gramEnd"/>
      <w:r>
        <w:t xml:space="preserve"> the </w:t>
      </w:r>
      <w:proofErr w:type="gramStart"/>
      <w:r>
        <w:t>all Indian</w:t>
      </w:r>
      <w:proofErr w:type="gramEnd"/>
      <w:r>
        <w:t xml:space="preserve"> acceptable proof name, in the dropdown to select</w:t>
      </w:r>
    </w:p>
    <w:p w14:paraId="18AF02C8" w14:textId="756FB5A5" w:rsidR="00C34927" w:rsidRDefault="0020362E" w:rsidP="0020362E">
      <w:pPr>
        <w:pStyle w:val="NoSpacing"/>
        <w:numPr>
          <w:ilvl w:val="0"/>
          <w:numId w:val="1"/>
        </w:numPr>
      </w:pPr>
      <w:r w:rsidRPr="0020362E">
        <w:t>City</w:t>
      </w:r>
      <w:r>
        <w:t>/District field name.</w:t>
      </w:r>
    </w:p>
    <w:p w14:paraId="6E12A931" w14:textId="12439C63" w:rsidR="00445BD8" w:rsidRDefault="00445BD8" w:rsidP="0020362E">
      <w:pPr>
        <w:pStyle w:val="NoSpacing"/>
        <w:numPr>
          <w:ilvl w:val="0"/>
          <w:numId w:val="1"/>
        </w:numPr>
      </w:pPr>
      <w:r>
        <w:t xml:space="preserve">Employee salary field </w:t>
      </w:r>
      <w:r w:rsidR="005B3F0F">
        <w:t>remove from table also</w:t>
      </w:r>
      <w:r>
        <w:t>, will maintain in separate table.</w:t>
      </w:r>
    </w:p>
    <w:p w14:paraId="326DA26D" w14:textId="58E215B4" w:rsidR="005B3F0F" w:rsidRDefault="005B3F0F" w:rsidP="0020362E">
      <w:pPr>
        <w:pStyle w:val="NoSpacing"/>
        <w:numPr>
          <w:ilvl w:val="0"/>
          <w:numId w:val="1"/>
        </w:numPr>
      </w:pPr>
      <w:r>
        <w:t>I have given the existing table here to retune it</w:t>
      </w:r>
      <w:r w:rsidR="00A42E03">
        <w:t xml:space="preserve"> for this requirement.</w:t>
      </w:r>
    </w:p>
    <w:p w14:paraId="332CF979" w14:textId="5BD2BEEC" w:rsidR="00F415D9" w:rsidRDefault="00A35236" w:rsidP="0020362E">
      <w:pPr>
        <w:pStyle w:val="NoSpacing"/>
        <w:numPr>
          <w:ilvl w:val="0"/>
          <w:numId w:val="1"/>
        </w:numPr>
      </w:pPr>
      <w:r>
        <w:t xml:space="preserve"> Phone / alternate</w:t>
      </w:r>
      <w:r w:rsidR="002A44F1">
        <w:t xml:space="preserve"> phone (max 10 digits and numeric only) and email validation not working </w:t>
      </w:r>
    </w:p>
    <w:p w14:paraId="729B0EF4" w14:textId="1B0BC520" w:rsidR="001B7CCB" w:rsidRDefault="001B7CCB" w:rsidP="00F91FF3">
      <w:pPr>
        <w:pStyle w:val="NoSpacing"/>
        <w:numPr>
          <w:ilvl w:val="0"/>
          <w:numId w:val="1"/>
        </w:numPr>
      </w:pPr>
      <w:r>
        <w:t xml:space="preserve"> Permeant address</w:t>
      </w:r>
      <w:r w:rsidR="002279FE">
        <w:t xml:space="preserve">, </w:t>
      </w:r>
      <w:r w:rsidR="00F91FF3">
        <w:t xml:space="preserve">Date </w:t>
      </w:r>
      <w:proofErr w:type="gramStart"/>
      <w:r w:rsidR="00F91FF3">
        <w:t>Of</w:t>
      </w:r>
      <w:proofErr w:type="gramEnd"/>
      <w:r w:rsidR="00F91FF3">
        <w:t xml:space="preserve"> </w:t>
      </w:r>
      <w:proofErr w:type="spellStart"/>
      <w:proofErr w:type="gramStart"/>
      <w:r w:rsidR="00F91FF3">
        <w:t>Birth,Qualification</w:t>
      </w:r>
      <w:proofErr w:type="gramEnd"/>
      <w:r w:rsidR="00F91FF3">
        <w:t>,Spouse</w:t>
      </w:r>
      <w:proofErr w:type="spellEnd"/>
      <w:r w:rsidR="00F91FF3">
        <w:t xml:space="preserve">/parent </w:t>
      </w:r>
      <w:proofErr w:type="spellStart"/>
      <w:proofErr w:type="gramStart"/>
      <w:r w:rsidR="00F91FF3">
        <w:t>Name,Id</w:t>
      </w:r>
      <w:proofErr w:type="spellEnd"/>
      <w:proofErr w:type="gramEnd"/>
      <w:r w:rsidR="00F91FF3">
        <w:t xml:space="preserve"> Proof Type, Id Proof Number</w:t>
      </w:r>
      <w:r>
        <w:t xml:space="preserve"> are mandatory</w:t>
      </w:r>
    </w:p>
    <w:p w14:paraId="328927BA" w14:textId="486D2217" w:rsidR="009E471B" w:rsidRDefault="008E2AFA" w:rsidP="008E2AFA">
      <w:pPr>
        <w:pStyle w:val="NoSpacing"/>
        <w:numPr>
          <w:ilvl w:val="0"/>
          <w:numId w:val="1"/>
        </w:numPr>
      </w:pPr>
      <w:r>
        <w:t xml:space="preserve">Temporary address </w:t>
      </w:r>
      <w:proofErr w:type="gramStart"/>
      <w:r>
        <w:t>are</w:t>
      </w:r>
      <w:proofErr w:type="gramEnd"/>
      <w:r>
        <w:t xml:space="preserve"> not mandatory </w:t>
      </w:r>
    </w:p>
    <w:p w14:paraId="22038C6D" w14:textId="04447314" w:rsidR="00680E02" w:rsidRDefault="00680E02" w:rsidP="008E2AFA">
      <w:pPr>
        <w:pStyle w:val="NoSpacing"/>
        <w:numPr>
          <w:ilvl w:val="0"/>
          <w:numId w:val="1"/>
        </w:numPr>
      </w:pPr>
      <w:r>
        <w:t xml:space="preserve">Date fields are </w:t>
      </w:r>
      <w:r w:rsidR="002270C5">
        <w:t xml:space="preserve">required date picker it is timestamp </w:t>
      </w:r>
      <w:r w:rsidR="001B7CCB">
        <w:t>fields should date and time</w:t>
      </w:r>
    </w:p>
    <w:p w14:paraId="635BD67F" w14:textId="2DD4AAAA" w:rsidR="00597D7A" w:rsidRDefault="00E52525" w:rsidP="008E2AFA">
      <w:pPr>
        <w:pStyle w:val="NoSpacing"/>
        <w:numPr>
          <w:ilvl w:val="0"/>
          <w:numId w:val="1"/>
        </w:numPr>
      </w:pPr>
      <w:r>
        <w:t>Alternate phone number is not mandatory,</w:t>
      </w:r>
    </w:p>
    <w:p w14:paraId="7887A6A9" w14:textId="2121D262" w:rsidR="00E52525" w:rsidRDefault="00E52525" w:rsidP="008E2AFA">
      <w:pPr>
        <w:pStyle w:val="NoSpacing"/>
        <w:numPr>
          <w:ilvl w:val="0"/>
          <w:numId w:val="1"/>
        </w:numPr>
      </w:pPr>
      <w:r>
        <w:t>Last name is mandatory,</w:t>
      </w:r>
    </w:p>
    <w:p w14:paraId="2E83477B" w14:textId="37895ED3" w:rsidR="00E52525" w:rsidRDefault="00E52525" w:rsidP="008E2AFA">
      <w:pPr>
        <w:pStyle w:val="NoSpacing"/>
        <w:numPr>
          <w:ilvl w:val="0"/>
          <w:numId w:val="1"/>
        </w:numPr>
      </w:pPr>
      <w:r>
        <w:t>Date field need icon to pick the date, should no</w:t>
      </w:r>
      <w:r w:rsidR="007F580F">
        <w:t>t be free text</w:t>
      </w:r>
    </w:p>
    <w:p w14:paraId="53979630" w14:textId="5C408CAA" w:rsidR="005C7300" w:rsidRDefault="009E6197" w:rsidP="008E2AFA">
      <w:pPr>
        <w:pStyle w:val="NoSpacing"/>
        <w:numPr>
          <w:ilvl w:val="0"/>
          <w:numId w:val="1"/>
        </w:numPr>
      </w:pPr>
      <w:r>
        <w:t>D</w:t>
      </w:r>
      <w:r w:rsidR="00D0688A">
        <w:t>istri</w:t>
      </w:r>
      <w:r>
        <w:t xml:space="preserve">ct and state should fetch in list to </w:t>
      </w:r>
      <w:r w:rsidR="006126F8">
        <w:t>select, state and district should be relationship</w:t>
      </w:r>
    </w:p>
    <w:p w14:paraId="6796095B" w14:textId="77777777" w:rsidR="004C7886" w:rsidRDefault="004C7886" w:rsidP="004C7886">
      <w:pPr>
        <w:pStyle w:val="NoSpacing"/>
      </w:pPr>
    </w:p>
    <w:p w14:paraId="37966475" w14:textId="77777777" w:rsidR="004C7886" w:rsidRDefault="004C7886" w:rsidP="004C7886">
      <w:pPr>
        <w:pStyle w:val="NoSpacing"/>
      </w:pPr>
    </w:p>
    <w:p w14:paraId="3E42518B" w14:textId="694346D4" w:rsidR="004C7886" w:rsidRDefault="003B57AD" w:rsidP="003B57AD">
      <w:pPr>
        <w:pStyle w:val="NoSpacing"/>
        <w:ind w:left="720"/>
      </w:pPr>
      <w:r>
        <w:t>PRODUCTS</w:t>
      </w:r>
    </w:p>
    <w:p w14:paraId="27BB182D" w14:textId="36A28FCC" w:rsidR="003B57AD" w:rsidRDefault="00F508BC" w:rsidP="003B57AD">
      <w:pPr>
        <w:pStyle w:val="NoSpacing"/>
        <w:ind w:left="720"/>
      </w:pPr>
      <w:r>
        <w:t>B</w:t>
      </w:r>
      <w:r w:rsidR="003B57AD">
        <w:t>rands</w:t>
      </w:r>
      <w:r>
        <w:t xml:space="preserve"> module,</w:t>
      </w:r>
    </w:p>
    <w:p w14:paraId="45FFBAF3" w14:textId="701DCBF4" w:rsidR="000221DD" w:rsidRDefault="000221DD" w:rsidP="00C80FC2">
      <w:pPr>
        <w:pStyle w:val="NoSpacing"/>
        <w:numPr>
          <w:ilvl w:val="0"/>
          <w:numId w:val="2"/>
        </w:numPr>
      </w:pPr>
      <w:r>
        <w:t xml:space="preserve">brand list </w:t>
      </w:r>
      <w:r w:rsidR="00AC78DB">
        <w:t xml:space="preserve">use ag-grid, </w:t>
      </w:r>
      <w:r w:rsidR="0088150D">
        <w:t>action column required, edit, delete, view, add if any additional</w:t>
      </w:r>
    </w:p>
    <w:p w14:paraId="706BBC25" w14:textId="6EEC6802" w:rsidR="00C80FC2" w:rsidRDefault="00C80FC2" w:rsidP="00C80FC2">
      <w:pPr>
        <w:pStyle w:val="NoSpacing"/>
        <w:ind w:left="720"/>
      </w:pPr>
      <w:r>
        <w:lastRenderedPageBreak/>
        <w:t>Add/edit methods</w:t>
      </w:r>
    </w:p>
    <w:p w14:paraId="03B2BD1D" w14:textId="7679B649" w:rsidR="00F508BC" w:rsidRDefault="00312F74" w:rsidP="003B57AD">
      <w:pPr>
        <w:pStyle w:val="NoSpacing"/>
        <w:ind w:left="720"/>
      </w:pPr>
      <w:r>
        <w:t>1.</w:t>
      </w:r>
      <w:r w:rsidR="00F508BC">
        <w:t xml:space="preserve">Brand name is free text, should be </w:t>
      </w:r>
      <w:r w:rsidR="00375CF6">
        <w:t xml:space="preserve">unique, validation required, </w:t>
      </w:r>
    </w:p>
    <w:p w14:paraId="40B870F1" w14:textId="2AB948EB" w:rsidR="00375CF6" w:rsidRDefault="00312F74" w:rsidP="003B57AD">
      <w:pPr>
        <w:pStyle w:val="NoSpacing"/>
        <w:ind w:left="720"/>
      </w:pPr>
      <w:r>
        <w:t>2.</w:t>
      </w:r>
      <w:r w:rsidR="00375CF6">
        <w:t>Brand code also unique, just like slug</w:t>
      </w:r>
      <w:r w:rsidR="003503BA">
        <w:t>,</w:t>
      </w:r>
    </w:p>
    <w:p w14:paraId="754690C1" w14:textId="2B25C4A1" w:rsidR="00094C90" w:rsidRDefault="00312F74" w:rsidP="005D27BA">
      <w:pPr>
        <w:pStyle w:val="NoSpacing"/>
        <w:ind w:left="720"/>
      </w:pPr>
      <w:r>
        <w:t>3.</w:t>
      </w:r>
      <w:r w:rsidR="00094C90">
        <w:t>Description min 10 character, max 200 words</w:t>
      </w:r>
      <w:r w:rsidR="005D27BA">
        <w:t>, validation required</w:t>
      </w:r>
    </w:p>
    <w:p w14:paraId="7B546121" w14:textId="547CDB15" w:rsidR="00937A68" w:rsidRDefault="00312F74" w:rsidP="004D7BB7">
      <w:pPr>
        <w:pStyle w:val="NoSpacing"/>
        <w:ind w:left="720"/>
      </w:pPr>
      <w:r>
        <w:t>4.</w:t>
      </w:r>
      <w:r w:rsidR="005D27BA">
        <w:t>Status should active, while insert,</w:t>
      </w:r>
      <w:r w:rsidR="00591F2A">
        <w:t xml:space="preserve"> can change while edit, selectable while add/edit</w:t>
      </w:r>
      <w:r w:rsidR="00C80FC2">
        <w:t>.</w:t>
      </w:r>
    </w:p>
    <w:p w14:paraId="272A81A1" w14:textId="6D429308" w:rsidR="000221DD" w:rsidRDefault="000221DD" w:rsidP="005D27BA">
      <w:pPr>
        <w:pStyle w:val="NoSpacing"/>
        <w:ind w:left="720"/>
      </w:pPr>
      <w:r>
        <w:t>5. created date / updated date should capture</w:t>
      </w:r>
      <w:r w:rsidR="00B70C98">
        <w:t xml:space="preserve">d, and view of date should in </w:t>
      </w:r>
      <w:proofErr w:type="spellStart"/>
      <w:r w:rsidR="00B70C98">
        <w:t>india</w:t>
      </w:r>
      <w:proofErr w:type="spellEnd"/>
      <w:r w:rsidR="00B70C98">
        <w:t xml:space="preserve"> date format</w:t>
      </w:r>
      <w:r w:rsidR="001F72E8">
        <w:t>.</w:t>
      </w:r>
    </w:p>
    <w:p w14:paraId="245C1B2B" w14:textId="014E6B62" w:rsidR="001F72E8" w:rsidRDefault="001F72E8" w:rsidP="005D27BA">
      <w:pPr>
        <w:pStyle w:val="NoSpacing"/>
        <w:ind w:left="720"/>
      </w:pPr>
      <w:r>
        <w:t>6. UI as like user module list and forms</w:t>
      </w:r>
    </w:p>
    <w:p w14:paraId="46B5BA63" w14:textId="77777777" w:rsidR="001F72E8" w:rsidRDefault="001F72E8" w:rsidP="005D27BA">
      <w:pPr>
        <w:pStyle w:val="NoSpacing"/>
        <w:ind w:left="720"/>
      </w:pPr>
    </w:p>
    <w:p w14:paraId="028C0C29" w14:textId="1A6B4555" w:rsidR="001F72E8" w:rsidRDefault="001F72E8" w:rsidP="005D27BA">
      <w:pPr>
        <w:pStyle w:val="NoSpacing"/>
        <w:ind w:left="720"/>
      </w:pPr>
      <w:r>
        <w:t>7.Categories and modules and list the navigation under its sidebar.</w:t>
      </w:r>
    </w:p>
    <w:p w14:paraId="39DB339E" w14:textId="77777777" w:rsidR="004D7BB7" w:rsidRDefault="004D7BB7" w:rsidP="005D27BA">
      <w:pPr>
        <w:pStyle w:val="NoSpacing"/>
        <w:ind w:left="720"/>
      </w:pPr>
    </w:p>
    <w:p w14:paraId="779DB250" w14:textId="77777777" w:rsidR="004D7BB7" w:rsidRPr="00661BF9" w:rsidRDefault="004D7BB7" w:rsidP="004D7BB7">
      <w:pPr>
        <w:pStyle w:val="NoSpacing"/>
        <w:ind w:left="720"/>
        <w:rPr>
          <w:b/>
          <w:bCs/>
          <w:u w:val="single"/>
        </w:rPr>
      </w:pPr>
      <w:r w:rsidRPr="00661BF9">
        <w:rPr>
          <w:b/>
          <w:bCs/>
          <w:u w:val="single"/>
        </w:rPr>
        <w:t>Categories Module</w:t>
      </w:r>
    </w:p>
    <w:p w14:paraId="14D1402C" w14:textId="3C93DA80" w:rsidR="002A4155" w:rsidRDefault="002A4155" w:rsidP="004D7BB7">
      <w:pPr>
        <w:pStyle w:val="NoSpacing"/>
        <w:ind w:left="720"/>
      </w:pPr>
      <w:proofErr w:type="spellStart"/>
      <w:r>
        <w:t>Category_name</w:t>
      </w:r>
      <w:proofErr w:type="spellEnd"/>
      <w:r w:rsidR="00B97A13">
        <w:t xml:space="preserve"> </w:t>
      </w:r>
      <w:r w:rsidR="00692861">
        <w:t>–</w:t>
      </w:r>
      <w:r w:rsidR="00B97A13">
        <w:t xml:space="preserve"> unique</w:t>
      </w:r>
    </w:p>
    <w:p w14:paraId="748257EA" w14:textId="636B45F3" w:rsidR="00692861" w:rsidRDefault="00692861" w:rsidP="004D7BB7">
      <w:pPr>
        <w:pStyle w:val="NoSpacing"/>
        <w:ind w:left="720"/>
      </w:pPr>
      <w:proofErr w:type="spellStart"/>
      <w:r>
        <w:t>Parent_id</w:t>
      </w:r>
      <w:proofErr w:type="spellEnd"/>
      <w:r>
        <w:t xml:space="preserve"> – mapping will be care</w:t>
      </w:r>
    </w:p>
    <w:p w14:paraId="77CE99C6" w14:textId="6B59DC16" w:rsidR="004D7BB7" w:rsidRDefault="00DC1ED5" w:rsidP="00DC1ED5">
      <w:pPr>
        <w:pStyle w:val="NoSpacing"/>
        <w:numPr>
          <w:ilvl w:val="0"/>
          <w:numId w:val="3"/>
        </w:numPr>
      </w:pPr>
      <w:r>
        <w:t xml:space="preserve">parent category – </w:t>
      </w:r>
      <w:proofErr w:type="spellStart"/>
      <w:r>
        <w:t>cctv</w:t>
      </w:r>
      <w:proofErr w:type="spellEnd"/>
      <w:r>
        <w:t xml:space="preserve">/ solar / </w:t>
      </w:r>
      <w:proofErr w:type="spellStart"/>
      <w:r>
        <w:t>catv</w:t>
      </w:r>
      <w:proofErr w:type="spellEnd"/>
      <w:r>
        <w:t xml:space="preserve">/ internet / </w:t>
      </w:r>
      <w:r w:rsidR="000046AE">
        <w:t xml:space="preserve">other </w:t>
      </w:r>
      <w:proofErr w:type="gramStart"/>
      <w:r w:rsidR="000046AE">
        <w:t>extendable</w:t>
      </w:r>
      <w:r w:rsidR="00DE2D25">
        <w:t xml:space="preserve"> ,</w:t>
      </w:r>
      <w:proofErr w:type="gramEnd"/>
      <w:r w:rsidR="00DE2D25">
        <w:t xml:space="preserve"> should be selectable</w:t>
      </w:r>
    </w:p>
    <w:p w14:paraId="79B0C0B6" w14:textId="63FE5491" w:rsidR="000046AE" w:rsidRDefault="000046AE" w:rsidP="00DC1ED5">
      <w:pPr>
        <w:pStyle w:val="NoSpacing"/>
        <w:numPr>
          <w:ilvl w:val="0"/>
          <w:numId w:val="3"/>
        </w:numPr>
      </w:pPr>
      <w:r>
        <w:t>level 1 – if(</w:t>
      </w:r>
      <w:proofErr w:type="spellStart"/>
      <w:r>
        <w:t>cctv</w:t>
      </w:r>
      <w:proofErr w:type="spellEnd"/>
      <w:r>
        <w:t xml:space="preserve">) </w:t>
      </w:r>
      <w:r w:rsidR="00362B43">
        <w:t>IP Camera</w:t>
      </w:r>
      <w:r w:rsidR="007601E6">
        <w:t xml:space="preserve"> free text</w:t>
      </w:r>
    </w:p>
    <w:p w14:paraId="37AD4251" w14:textId="091237BC" w:rsidR="00362B43" w:rsidRDefault="00362B43" w:rsidP="00DC1ED5">
      <w:pPr>
        <w:pStyle w:val="NoSpacing"/>
        <w:numPr>
          <w:ilvl w:val="0"/>
          <w:numId w:val="3"/>
        </w:numPr>
      </w:pPr>
      <w:r>
        <w:t xml:space="preserve">Level 2 </w:t>
      </w:r>
      <w:proofErr w:type="gramStart"/>
      <w:r>
        <w:t>-  5</w:t>
      </w:r>
      <w:proofErr w:type="gramEnd"/>
      <w:r>
        <w:t>MP</w:t>
      </w:r>
      <w:r w:rsidR="007601E6">
        <w:t xml:space="preserve"> free text</w:t>
      </w:r>
    </w:p>
    <w:p w14:paraId="622D4158" w14:textId="5FDE429B" w:rsidR="00362B43" w:rsidRDefault="00271EA9" w:rsidP="00DC1ED5">
      <w:pPr>
        <w:pStyle w:val="NoSpacing"/>
        <w:numPr>
          <w:ilvl w:val="0"/>
          <w:numId w:val="3"/>
        </w:numPr>
      </w:pPr>
      <w:r>
        <w:t>Level 3 – outdoor</w:t>
      </w:r>
      <w:r w:rsidR="007601E6">
        <w:t xml:space="preserve"> free text</w:t>
      </w:r>
    </w:p>
    <w:p w14:paraId="568F08E2" w14:textId="7113236A" w:rsidR="00271EA9" w:rsidRDefault="00DE2D25" w:rsidP="00DC1ED5">
      <w:pPr>
        <w:pStyle w:val="NoSpacing"/>
        <w:numPr>
          <w:ilvl w:val="0"/>
          <w:numId w:val="3"/>
        </w:numPr>
      </w:pPr>
      <w:r>
        <w:t xml:space="preserve">Level 4 – Night </w:t>
      </w:r>
      <w:proofErr w:type="gramStart"/>
      <w:r>
        <w:t xml:space="preserve">vision </w:t>
      </w:r>
      <w:r w:rsidR="007601E6">
        <w:t xml:space="preserve"> free</w:t>
      </w:r>
      <w:proofErr w:type="gramEnd"/>
      <w:r w:rsidR="007601E6">
        <w:t xml:space="preserve"> text</w:t>
      </w:r>
    </w:p>
    <w:p w14:paraId="3DEBA8AC" w14:textId="7999A705" w:rsidR="002A4155" w:rsidRDefault="00A77E20" w:rsidP="00B97A13">
      <w:pPr>
        <w:pStyle w:val="NoSpacing"/>
        <w:ind w:left="720"/>
      </w:pPr>
      <w:r>
        <w:t>6.</w:t>
      </w:r>
      <w:r w:rsidR="00B97A13">
        <w:t>Slug autogenerated in backend and unique</w:t>
      </w:r>
    </w:p>
    <w:p w14:paraId="33E47012" w14:textId="16A96C38" w:rsidR="00027350" w:rsidRDefault="00A77E20" w:rsidP="00B97A13">
      <w:pPr>
        <w:pStyle w:val="NoSpacing"/>
        <w:ind w:left="720"/>
      </w:pPr>
      <w:r>
        <w:t>7</w:t>
      </w:r>
      <w:r w:rsidR="00027350">
        <w:t>Status is active, while insert, update will change the status</w:t>
      </w:r>
    </w:p>
    <w:p w14:paraId="00976C99" w14:textId="133336A2" w:rsidR="00A77E20" w:rsidRDefault="00A77E20" w:rsidP="00A77E20">
      <w:pPr>
        <w:pStyle w:val="NoSpacing"/>
        <w:ind w:left="720"/>
      </w:pPr>
      <w:r>
        <w:t xml:space="preserve">8.created date / updated date should captured, and view of date should in </w:t>
      </w:r>
      <w:proofErr w:type="spellStart"/>
      <w:r>
        <w:t>india</w:t>
      </w:r>
      <w:proofErr w:type="spellEnd"/>
      <w:r>
        <w:t xml:space="preserve"> date format.</w:t>
      </w:r>
    </w:p>
    <w:p w14:paraId="056EA408" w14:textId="241DC718" w:rsidR="00A77E20" w:rsidRDefault="004C2E01" w:rsidP="00B97A13">
      <w:pPr>
        <w:pStyle w:val="NoSpacing"/>
        <w:ind w:left="720"/>
      </w:pPr>
      <w:r>
        <w:t xml:space="preserve">9. Refer the </w:t>
      </w:r>
      <w:proofErr w:type="gramStart"/>
      <w:r>
        <w:t>table :</w:t>
      </w:r>
      <w:proofErr w:type="gramEnd"/>
      <w:r>
        <w:t xml:space="preserve"> </w:t>
      </w:r>
      <w:r w:rsidRPr="004C2E01">
        <w:t>categories</w:t>
      </w:r>
    </w:p>
    <w:p w14:paraId="2172B4F5" w14:textId="77777777" w:rsidR="00E35E04" w:rsidRDefault="00E35E04" w:rsidP="00B97A13">
      <w:pPr>
        <w:pStyle w:val="NoSpacing"/>
        <w:ind w:left="720"/>
      </w:pPr>
    </w:p>
    <w:p w14:paraId="32F580DB" w14:textId="77777777" w:rsidR="00E35E04" w:rsidRPr="00E35E04" w:rsidRDefault="00E35E04" w:rsidP="00E35E04">
      <w:pPr>
        <w:pStyle w:val="NoSpacing"/>
        <w:ind w:left="720"/>
      </w:pPr>
      <w:r w:rsidRPr="00E35E04">
        <w:t>while load the categories list all parent categories are inserted into table this is not my requirement</w:t>
      </w:r>
    </w:p>
    <w:p w14:paraId="0F5D0DBB" w14:textId="3422877E" w:rsidR="00E35E04" w:rsidRDefault="00E35E04" w:rsidP="00E35E04">
      <w:pPr>
        <w:pStyle w:val="NoSpacing"/>
        <w:ind w:left="720"/>
      </w:pPr>
      <w:proofErr w:type="spellStart"/>
      <w:r w:rsidRPr="00E35E04">
        <w:t>i</w:t>
      </w:r>
      <w:proofErr w:type="spellEnd"/>
      <w:r w:rsidRPr="00E35E04">
        <w:t xml:space="preserve"> want to choose the parent category of 5 items in select </w:t>
      </w:r>
      <w:r w:rsidR="00CA5B2D">
        <w:t>drop down</w:t>
      </w:r>
    </w:p>
    <w:p w14:paraId="4EFE002F" w14:textId="0862F0B3" w:rsidR="00CA5B2D" w:rsidRDefault="00CA5B2D" w:rsidP="00E35E04">
      <w:pPr>
        <w:pStyle w:val="NoSpacing"/>
        <w:ind w:left="720"/>
      </w:pPr>
      <w:r>
        <w:t>if parent category is not available, need to insert first time</w:t>
      </w:r>
    </w:p>
    <w:p w14:paraId="0904701B" w14:textId="0E4382ED" w:rsidR="00CA5B2D" w:rsidRDefault="00F23F0F" w:rsidP="00E35E04">
      <w:pPr>
        <w:pStyle w:val="NoSpacing"/>
        <w:ind w:left="720"/>
      </w:pPr>
      <w:r>
        <w:t xml:space="preserve">add in front end as like </w:t>
      </w:r>
      <w:proofErr w:type="spellStart"/>
      <w:r>
        <w:t>parentCagegory</w:t>
      </w:r>
      <w:proofErr w:type="spellEnd"/>
      <w:r>
        <w:t xml:space="preserve"> </w:t>
      </w:r>
      <w:proofErr w:type="gramStart"/>
      <w:r>
        <w:t>=[</w:t>
      </w:r>
      <w:proofErr w:type="gramEnd"/>
      <w:r w:rsidR="00AF6FBC">
        <w:t>]</w:t>
      </w:r>
    </w:p>
    <w:p w14:paraId="793C5AA5" w14:textId="505FFE34" w:rsidR="00312F74" w:rsidRDefault="00AF6FBC" w:rsidP="005D27BA">
      <w:pPr>
        <w:pStyle w:val="NoSpacing"/>
        <w:ind w:left="720"/>
      </w:pPr>
      <w:r>
        <w:t xml:space="preserve">and list view like </w:t>
      </w:r>
      <w:r w:rsidR="00C179F0">
        <w:t xml:space="preserve">below table </w:t>
      </w:r>
    </w:p>
    <w:p w14:paraId="7F6EA7E2" w14:textId="77777777" w:rsidR="00B66678" w:rsidRDefault="00B66678" w:rsidP="005D27BA">
      <w:pPr>
        <w:pStyle w:val="NoSpacing"/>
        <w:ind w:left="720"/>
      </w:pPr>
    </w:p>
    <w:p w14:paraId="49CED52E" w14:textId="3BE0C18A" w:rsidR="00B66678" w:rsidRDefault="00B66678" w:rsidP="005D27BA">
      <w:pPr>
        <w:pStyle w:val="NoSpacing"/>
        <w:ind w:left="720"/>
      </w:pPr>
      <w:r>
        <w:t xml:space="preserve">I can </w:t>
      </w:r>
      <w:r w:rsidR="00831A6F">
        <w:t xml:space="preserve">add any different categories in </w:t>
      </w:r>
      <w:r w:rsidR="000475B8">
        <w:t>parent map in single category for example</w:t>
      </w:r>
    </w:p>
    <w:p w14:paraId="5EE65294" w14:textId="5F89DF82" w:rsidR="000475B8" w:rsidRDefault="000475B8" w:rsidP="005D27BA">
      <w:pPr>
        <w:pStyle w:val="NoSpacing"/>
        <w:ind w:left="720"/>
      </w:pPr>
      <w:proofErr w:type="spellStart"/>
      <w:r>
        <w:t>Cctv</w:t>
      </w:r>
      <w:proofErr w:type="spellEnd"/>
      <w:r>
        <w:t xml:space="preserve"> – IP CAMERA 5MP BULLET NIGHT VISION</w:t>
      </w:r>
    </w:p>
    <w:p w14:paraId="0F72849B" w14:textId="1D549113" w:rsidR="00496555" w:rsidRDefault="00496555" w:rsidP="00496555">
      <w:pPr>
        <w:pStyle w:val="NoSpacing"/>
        <w:ind w:left="720"/>
      </w:pPr>
      <w:proofErr w:type="spellStart"/>
      <w:r>
        <w:t>Cctv</w:t>
      </w:r>
      <w:proofErr w:type="spellEnd"/>
      <w:r>
        <w:t xml:space="preserve"> – IP CAMERA 3MP BULLET NIGHT VISION</w:t>
      </w:r>
    </w:p>
    <w:p w14:paraId="2DDA75C5" w14:textId="079B52BC" w:rsidR="00496555" w:rsidRDefault="00496555" w:rsidP="00496555">
      <w:pPr>
        <w:pStyle w:val="NoSpacing"/>
        <w:ind w:left="720"/>
      </w:pPr>
      <w:proofErr w:type="spellStart"/>
      <w:r>
        <w:t>Cctv</w:t>
      </w:r>
      <w:proofErr w:type="spellEnd"/>
      <w:r>
        <w:t xml:space="preserve"> – IP CAMERA 5MP DOME NIGHT VISION</w:t>
      </w:r>
    </w:p>
    <w:p w14:paraId="6C674C19" w14:textId="354BDB43" w:rsidR="00496555" w:rsidRDefault="00496555" w:rsidP="00496555">
      <w:pPr>
        <w:pStyle w:val="NoSpacing"/>
        <w:ind w:left="720"/>
      </w:pPr>
      <w:proofErr w:type="spellStart"/>
      <w:r>
        <w:t>Cctv</w:t>
      </w:r>
      <w:proofErr w:type="spellEnd"/>
      <w:r>
        <w:t xml:space="preserve"> – IP CAMERA 3MP DOME NIGHT VISION</w:t>
      </w:r>
    </w:p>
    <w:p w14:paraId="3F3842CB" w14:textId="77777777" w:rsidR="00496555" w:rsidRDefault="00496555" w:rsidP="00496555">
      <w:pPr>
        <w:pStyle w:val="NoSpacing"/>
        <w:ind w:left="720"/>
      </w:pPr>
    </w:p>
    <w:p w14:paraId="68A21A5E" w14:textId="77777777" w:rsidR="00496555" w:rsidRDefault="00496555" w:rsidP="00496555">
      <w:pPr>
        <w:pStyle w:val="NoSpacing"/>
        <w:ind w:left="720"/>
      </w:pPr>
    </w:p>
    <w:p w14:paraId="792EB213" w14:textId="2D7C6B1E" w:rsidR="00496555" w:rsidRPr="00256F29" w:rsidRDefault="00B21009" w:rsidP="005D27BA">
      <w:pPr>
        <w:pStyle w:val="NoSpacing"/>
        <w:ind w:left="720"/>
        <w:rPr>
          <w:b/>
          <w:bCs/>
          <w:u w:val="single"/>
        </w:rPr>
      </w:pPr>
      <w:r w:rsidRPr="00256F29">
        <w:rPr>
          <w:b/>
          <w:bCs/>
          <w:u w:val="single"/>
        </w:rPr>
        <w:t>Product Module</w:t>
      </w:r>
    </w:p>
    <w:p w14:paraId="77874D27" w14:textId="72CA6822" w:rsidR="00873E16" w:rsidRPr="00873E16" w:rsidRDefault="00873E16" w:rsidP="00873E16">
      <w:pPr>
        <w:pStyle w:val="NoSpacing"/>
        <w:ind w:left="720"/>
      </w:pPr>
      <w:r>
        <w:t>1.</w:t>
      </w:r>
      <w:r w:rsidRPr="00873E16">
        <w:t>product module with table product and the missing fields in frontend and backend</w:t>
      </w:r>
    </w:p>
    <w:p w14:paraId="1CA7BE57" w14:textId="2FA078B5" w:rsidR="00873E16" w:rsidRDefault="00873E16" w:rsidP="00873E16">
      <w:pPr>
        <w:pStyle w:val="NoSpacing"/>
        <w:ind w:left="720"/>
      </w:pPr>
      <w:r>
        <w:t>2.Added the product in product list</w:t>
      </w:r>
      <w:r w:rsidR="00932B1F">
        <w:t>, then I update the categories, of all level, if wants to update in product</w:t>
      </w:r>
      <w:r w:rsidR="007C4CCE">
        <w:t xml:space="preserve"> item?</w:t>
      </w:r>
    </w:p>
    <w:p w14:paraId="4C43D0C1" w14:textId="68ACAA47" w:rsidR="007C4CCE" w:rsidRDefault="007C4CCE" w:rsidP="00873E16">
      <w:pPr>
        <w:pStyle w:val="NoSpacing"/>
        <w:ind w:left="720"/>
      </w:pPr>
      <w:r>
        <w:t xml:space="preserve">3. here need the price? Because shall we update the selling and purchase in purchase items, </w:t>
      </w:r>
    </w:p>
    <w:p w14:paraId="72B5C8D3" w14:textId="2D846D4C" w:rsidR="007C4CCE" w:rsidRDefault="007C4CCE" w:rsidP="00873E16">
      <w:pPr>
        <w:pStyle w:val="NoSpacing"/>
        <w:ind w:left="720"/>
      </w:pPr>
      <w:r>
        <w:t>Can we fetch from there while create quotation?</w:t>
      </w:r>
    </w:p>
    <w:p w14:paraId="737CCDDA" w14:textId="77777777" w:rsidR="00A7545C" w:rsidRDefault="00A7545C" w:rsidP="00873E16">
      <w:pPr>
        <w:pStyle w:val="NoSpacing"/>
        <w:ind w:left="720"/>
      </w:pPr>
    </w:p>
    <w:p w14:paraId="020CD59A" w14:textId="77777777" w:rsidR="00A7545C" w:rsidRDefault="00A7545C" w:rsidP="00873E16">
      <w:pPr>
        <w:pStyle w:val="NoSpacing"/>
        <w:ind w:left="720"/>
      </w:pPr>
    </w:p>
    <w:p w14:paraId="2774038D" w14:textId="77777777" w:rsidR="00D45DB3" w:rsidRPr="00D45DB3" w:rsidRDefault="00D45DB3" w:rsidP="00D45DB3">
      <w:pPr>
        <w:pStyle w:val="NoSpacing"/>
        <w:ind w:left="720"/>
      </w:pPr>
      <w:r w:rsidRPr="00D45DB3">
        <w:t>Yes, possible.</w:t>
      </w:r>
    </w:p>
    <w:p w14:paraId="28B8F152" w14:textId="77777777" w:rsidR="00D45DB3" w:rsidRPr="00D45DB3" w:rsidRDefault="00D45DB3" w:rsidP="00D45DB3">
      <w:pPr>
        <w:pStyle w:val="NoSpacing"/>
        <w:ind w:left="720"/>
      </w:pPr>
      <w:r w:rsidRPr="00D45DB3">
        <w:rPr>
          <w:b/>
          <w:bCs/>
        </w:rPr>
        <w:t>1. Barcode of product scannable</w:t>
      </w:r>
      <w:r w:rsidRPr="00D45DB3">
        <w:br/>
        <w:t xml:space="preserve">You can add a </w:t>
      </w:r>
      <w:r w:rsidRPr="00D45DB3">
        <w:rPr>
          <w:b/>
          <w:bCs/>
        </w:rPr>
        <w:t>barcode scanner</w:t>
      </w:r>
      <w:r w:rsidRPr="00D45DB3">
        <w:t xml:space="preserve"> feature. User scans product barcode using camera, then system gets barcode number.</w:t>
      </w:r>
    </w:p>
    <w:p w14:paraId="5A0E9A00" w14:textId="77777777" w:rsidR="00D45DB3" w:rsidRPr="00D45DB3" w:rsidRDefault="00D45DB3" w:rsidP="00D45DB3">
      <w:pPr>
        <w:pStyle w:val="NoSpacing"/>
        <w:ind w:left="720"/>
      </w:pPr>
      <w:r w:rsidRPr="00D45DB3">
        <w:t>Example text:</w:t>
      </w:r>
    </w:p>
    <w:p w14:paraId="7D36C937" w14:textId="77777777" w:rsidR="00D45DB3" w:rsidRPr="00D45DB3" w:rsidRDefault="00D45DB3" w:rsidP="00D45DB3">
      <w:pPr>
        <w:pStyle w:val="NoSpacing"/>
        <w:ind w:left="720"/>
      </w:pPr>
      <w:r w:rsidRPr="00D45DB3">
        <w:t>Scan the product barcode to automatically fetch or enter product details.</w:t>
      </w:r>
    </w:p>
    <w:p w14:paraId="39D22D4E" w14:textId="77777777" w:rsidR="00D45DB3" w:rsidRPr="00D45DB3" w:rsidRDefault="00D45DB3" w:rsidP="00D45DB3">
      <w:pPr>
        <w:pStyle w:val="NoSpacing"/>
        <w:ind w:left="720"/>
      </w:pPr>
      <w:r w:rsidRPr="00D45DB3">
        <w:rPr>
          <w:b/>
          <w:bCs/>
        </w:rPr>
        <w:t>2. Free text from image upload</w:t>
      </w:r>
      <w:r w:rsidRPr="00D45DB3">
        <w:br/>
        <w:t xml:space="preserve">Yes, user can upload an image, and system can read text from it using </w:t>
      </w:r>
      <w:r w:rsidRPr="00D45DB3">
        <w:rPr>
          <w:b/>
          <w:bCs/>
        </w:rPr>
        <w:t>OCR</w:t>
      </w:r>
      <w:r w:rsidRPr="00D45DB3">
        <w:t>.</w:t>
      </w:r>
    </w:p>
    <w:p w14:paraId="4F20D995" w14:textId="77777777" w:rsidR="00D45DB3" w:rsidRPr="00D45DB3" w:rsidRDefault="00D45DB3" w:rsidP="00D45DB3">
      <w:pPr>
        <w:pStyle w:val="NoSpacing"/>
        <w:ind w:left="720"/>
      </w:pPr>
      <w:r w:rsidRPr="00D45DB3">
        <w:t>Example text:</w:t>
      </w:r>
    </w:p>
    <w:p w14:paraId="3A481793" w14:textId="77777777" w:rsidR="00D45DB3" w:rsidRPr="00D45DB3" w:rsidRDefault="00D45DB3" w:rsidP="00D45DB3">
      <w:pPr>
        <w:pStyle w:val="NoSpacing"/>
        <w:ind w:left="720"/>
      </w:pPr>
      <w:r w:rsidRPr="00D45DB3">
        <w:t>Upload an image to extract text automatically, or enter details manually.</w:t>
      </w:r>
    </w:p>
    <w:p w14:paraId="7ABD3233" w14:textId="77777777" w:rsidR="00D45DB3" w:rsidRPr="00D45DB3" w:rsidRDefault="00D45DB3" w:rsidP="00D45DB3">
      <w:pPr>
        <w:pStyle w:val="NoSpacing"/>
        <w:ind w:left="720"/>
      </w:pPr>
      <w:r w:rsidRPr="00D45DB3">
        <w:t>Better field names:</w:t>
      </w:r>
    </w:p>
    <w:p w14:paraId="473BB986" w14:textId="77777777" w:rsidR="00D45DB3" w:rsidRPr="00D45DB3" w:rsidRDefault="00D45DB3" w:rsidP="00D45DB3">
      <w:pPr>
        <w:pStyle w:val="NoSpacing"/>
        <w:numPr>
          <w:ilvl w:val="0"/>
          <w:numId w:val="5"/>
        </w:numPr>
      </w:pPr>
      <w:r w:rsidRPr="00D45DB3">
        <w:rPr>
          <w:b/>
          <w:bCs/>
        </w:rPr>
        <w:t>Scan Barcode</w:t>
      </w:r>
      <w:r w:rsidRPr="00D45DB3">
        <w:t xml:space="preserve"> </w:t>
      </w:r>
    </w:p>
    <w:p w14:paraId="59493234" w14:textId="77777777" w:rsidR="00D45DB3" w:rsidRPr="00D45DB3" w:rsidRDefault="00D45DB3" w:rsidP="00D45DB3">
      <w:pPr>
        <w:pStyle w:val="NoSpacing"/>
        <w:numPr>
          <w:ilvl w:val="0"/>
          <w:numId w:val="5"/>
        </w:numPr>
      </w:pPr>
      <w:r w:rsidRPr="00D45DB3">
        <w:rPr>
          <w:b/>
          <w:bCs/>
        </w:rPr>
        <w:t>Upload Product Image</w:t>
      </w:r>
      <w:r w:rsidRPr="00D45DB3">
        <w:t xml:space="preserve"> </w:t>
      </w:r>
    </w:p>
    <w:p w14:paraId="6817DDA3" w14:textId="77777777" w:rsidR="00D45DB3" w:rsidRPr="00D45DB3" w:rsidRDefault="00D45DB3" w:rsidP="00D45DB3">
      <w:pPr>
        <w:pStyle w:val="NoSpacing"/>
        <w:numPr>
          <w:ilvl w:val="0"/>
          <w:numId w:val="5"/>
        </w:numPr>
      </w:pPr>
      <w:r w:rsidRPr="00D45DB3">
        <w:rPr>
          <w:b/>
          <w:bCs/>
        </w:rPr>
        <w:t>Extract Text from Image</w:t>
      </w:r>
      <w:r w:rsidRPr="00D45DB3">
        <w:t xml:space="preserve"> </w:t>
      </w:r>
    </w:p>
    <w:p w14:paraId="769EB3DE" w14:textId="77777777" w:rsidR="00D45DB3" w:rsidRPr="00D45DB3" w:rsidRDefault="00D45DB3" w:rsidP="00D45DB3">
      <w:pPr>
        <w:pStyle w:val="NoSpacing"/>
        <w:numPr>
          <w:ilvl w:val="0"/>
          <w:numId w:val="5"/>
        </w:numPr>
      </w:pPr>
      <w:r w:rsidRPr="00D45DB3">
        <w:rPr>
          <w:b/>
          <w:bCs/>
        </w:rPr>
        <w:t>Manual Entry / Free Text</w:t>
      </w:r>
      <w:r w:rsidRPr="00D45DB3">
        <w:t xml:space="preserve"> </w:t>
      </w:r>
    </w:p>
    <w:p w14:paraId="41673CF1" w14:textId="77777777" w:rsidR="00D45DB3" w:rsidRPr="00D45DB3" w:rsidRDefault="00D45DB3" w:rsidP="00D45DB3">
      <w:pPr>
        <w:pStyle w:val="NoSpacing"/>
        <w:ind w:left="720"/>
      </w:pPr>
      <w:r w:rsidRPr="00D45DB3">
        <w:t xml:space="preserve">Scan Barcode, </w:t>
      </w:r>
      <w:proofErr w:type="spellStart"/>
      <w:r w:rsidRPr="00D45DB3">
        <w:t>ocr</w:t>
      </w:r>
      <w:proofErr w:type="spellEnd"/>
      <w:r w:rsidRPr="00D45DB3">
        <w:t xml:space="preserve"> plugins are available in angular?</w:t>
      </w:r>
    </w:p>
    <w:p w14:paraId="3099B59B" w14:textId="77777777" w:rsidR="00D45DB3" w:rsidRPr="00D45DB3" w:rsidRDefault="00D45DB3" w:rsidP="00D45DB3">
      <w:pPr>
        <w:pStyle w:val="NoSpacing"/>
        <w:ind w:left="720"/>
      </w:pPr>
      <w:r w:rsidRPr="00D45DB3">
        <w:t>I’ll check current Angular-compatible options and separate them into barcode scanning and OCR, with easy package choices.</w:t>
      </w:r>
    </w:p>
    <w:p w14:paraId="13D8BCCD" w14:textId="77777777" w:rsidR="00D45DB3" w:rsidRPr="00D45DB3" w:rsidRDefault="00D45DB3" w:rsidP="00D45DB3">
      <w:pPr>
        <w:pStyle w:val="NoSpacing"/>
        <w:ind w:left="720"/>
      </w:pPr>
      <w:r w:rsidRPr="00D45DB3">
        <w:t>Thought for a few seconds</w:t>
      </w:r>
    </w:p>
    <w:p w14:paraId="7CCFAE81" w14:textId="77777777" w:rsidR="00D45DB3" w:rsidRPr="00D45DB3" w:rsidRDefault="00D45DB3" w:rsidP="00D45DB3">
      <w:pPr>
        <w:pStyle w:val="NoSpacing"/>
        <w:ind w:left="720"/>
      </w:pPr>
      <w:r w:rsidRPr="00D45DB3">
        <w:t>Yes, Angular supports both.</w:t>
      </w:r>
    </w:p>
    <w:p w14:paraId="4666873F" w14:textId="77777777" w:rsidR="00D45DB3" w:rsidRPr="00D45DB3" w:rsidRDefault="00D45DB3" w:rsidP="00D45DB3">
      <w:pPr>
        <w:pStyle w:val="NoSpacing"/>
        <w:ind w:left="720"/>
      </w:pPr>
      <w:r w:rsidRPr="00D45DB3">
        <w:rPr>
          <w:b/>
          <w:bCs/>
        </w:rPr>
        <w:t>Barcode scanner</w:t>
      </w:r>
      <w:r w:rsidRPr="00D45DB3">
        <w:br/>
        <w:t>Best options:</w:t>
      </w:r>
    </w:p>
    <w:p w14:paraId="665F4371" w14:textId="77777777" w:rsidR="00D45DB3" w:rsidRPr="00D45DB3" w:rsidRDefault="00D45DB3" w:rsidP="00D45DB3">
      <w:pPr>
        <w:pStyle w:val="NoSpacing"/>
        <w:ind w:left="720"/>
      </w:pPr>
      <w:proofErr w:type="spellStart"/>
      <w:r w:rsidRPr="00D45DB3">
        <w:t>npm</w:t>
      </w:r>
      <w:proofErr w:type="spellEnd"/>
      <w:r w:rsidRPr="00D45DB3">
        <w:t xml:space="preserve"> install @zxing/ngx-scanner</w:t>
      </w:r>
    </w:p>
    <w:p w14:paraId="6FAB31CC" w14:textId="77777777" w:rsidR="00D45DB3" w:rsidRPr="00D45DB3" w:rsidRDefault="00D45DB3" w:rsidP="00D45DB3">
      <w:pPr>
        <w:pStyle w:val="NoSpacing"/>
        <w:ind w:left="720"/>
      </w:pPr>
      <w:r w:rsidRPr="00D45DB3">
        <w:t>or</w:t>
      </w:r>
    </w:p>
    <w:p w14:paraId="15A24098" w14:textId="77777777" w:rsidR="00D45DB3" w:rsidRPr="00D45DB3" w:rsidRDefault="00D45DB3" w:rsidP="00D45DB3">
      <w:pPr>
        <w:pStyle w:val="NoSpacing"/>
        <w:ind w:left="720"/>
      </w:pPr>
      <w:proofErr w:type="spellStart"/>
      <w:r w:rsidRPr="00D45DB3">
        <w:t>npm</w:t>
      </w:r>
      <w:proofErr w:type="spellEnd"/>
      <w:r w:rsidRPr="00D45DB3">
        <w:t xml:space="preserve"> install @zxing/browser</w:t>
      </w:r>
    </w:p>
    <w:p w14:paraId="0C94C6D6" w14:textId="77777777" w:rsidR="00D45DB3" w:rsidRPr="00D45DB3" w:rsidRDefault="00D45DB3" w:rsidP="00D45DB3">
      <w:pPr>
        <w:pStyle w:val="NoSpacing"/>
        <w:ind w:left="720"/>
      </w:pPr>
      <w:r w:rsidRPr="00D45DB3">
        <w:t xml:space="preserve">@zxing/ngx-scanner is Angular-specific and supports QR + barcode scanning. </w:t>
      </w:r>
    </w:p>
    <w:p w14:paraId="429CBB63" w14:textId="77777777" w:rsidR="00D45DB3" w:rsidRPr="00D45DB3" w:rsidRDefault="00D45DB3" w:rsidP="00D45DB3">
      <w:pPr>
        <w:pStyle w:val="NoSpacing"/>
        <w:ind w:left="720"/>
      </w:pPr>
      <w:r w:rsidRPr="00D45DB3">
        <w:rPr>
          <w:b/>
          <w:bCs/>
        </w:rPr>
        <w:t>OCR / image text extract</w:t>
      </w:r>
      <w:r w:rsidRPr="00D45DB3">
        <w:br/>
        <w:t>Best option:</w:t>
      </w:r>
    </w:p>
    <w:p w14:paraId="11CD8EEC" w14:textId="77777777" w:rsidR="00D45DB3" w:rsidRPr="00D45DB3" w:rsidRDefault="00D45DB3" w:rsidP="00D45DB3">
      <w:pPr>
        <w:pStyle w:val="NoSpacing"/>
        <w:ind w:left="720"/>
      </w:pPr>
      <w:proofErr w:type="spellStart"/>
      <w:r w:rsidRPr="00D45DB3">
        <w:t>npm</w:t>
      </w:r>
      <w:proofErr w:type="spellEnd"/>
      <w:r w:rsidRPr="00D45DB3">
        <w:t xml:space="preserve"> install tesseract.js</w:t>
      </w:r>
    </w:p>
    <w:p w14:paraId="15F0B1EE" w14:textId="77777777" w:rsidR="00D45DB3" w:rsidRPr="00D45DB3" w:rsidRDefault="00D45DB3" w:rsidP="00D45DB3">
      <w:pPr>
        <w:pStyle w:val="NoSpacing"/>
        <w:ind w:left="720"/>
      </w:pPr>
      <w:r w:rsidRPr="00D45DB3">
        <w:t xml:space="preserve">Tesseract.js runs in browser/Node and supports OCR for 100+ languages. </w:t>
      </w:r>
    </w:p>
    <w:p w14:paraId="4DE6A1CB" w14:textId="77777777" w:rsidR="00D45DB3" w:rsidRPr="00D45DB3" w:rsidRDefault="00D45DB3" w:rsidP="00D45DB3">
      <w:pPr>
        <w:pStyle w:val="NoSpacing"/>
        <w:ind w:left="720"/>
      </w:pPr>
      <w:r w:rsidRPr="00D45DB3">
        <w:rPr>
          <w:b/>
          <w:bCs/>
        </w:rPr>
        <w:t>Recommended</w:t>
      </w:r>
    </w:p>
    <w:p w14:paraId="23D9DAA4" w14:textId="77777777" w:rsidR="00D45DB3" w:rsidRPr="00D45DB3" w:rsidRDefault="00D45DB3" w:rsidP="00D45DB3">
      <w:pPr>
        <w:pStyle w:val="NoSpacing"/>
        <w:numPr>
          <w:ilvl w:val="0"/>
          <w:numId w:val="6"/>
        </w:numPr>
      </w:pPr>
      <w:r w:rsidRPr="00D45DB3">
        <w:t xml:space="preserve">For barcode: @zxing/ngx-scanner </w:t>
      </w:r>
    </w:p>
    <w:p w14:paraId="77A57CA6" w14:textId="77777777" w:rsidR="00D45DB3" w:rsidRPr="00D45DB3" w:rsidRDefault="00D45DB3" w:rsidP="00D45DB3">
      <w:pPr>
        <w:pStyle w:val="NoSpacing"/>
        <w:numPr>
          <w:ilvl w:val="0"/>
          <w:numId w:val="6"/>
        </w:numPr>
      </w:pPr>
      <w:r w:rsidRPr="00D45DB3">
        <w:t>For OCR image upload: tesseract.js</w:t>
      </w:r>
    </w:p>
    <w:p w14:paraId="49420EA8" w14:textId="77777777" w:rsidR="00A7545C" w:rsidRDefault="00A7545C" w:rsidP="00873E16">
      <w:pPr>
        <w:pStyle w:val="NoSpacing"/>
        <w:ind w:left="720"/>
      </w:pPr>
    </w:p>
    <w:p w14:paraId="57BB91E0" w14:textId="77777777" w:rsidR="00D45DB3" w:rsidRDefault="00D45DB3" w:rsidP="00873E16">
      <w:pPr>
        <w:pStyle w:val="NoSpacing"/>
        <w:ind w:left="720"/>
      </w:pPr>
    </w:p>
    <w:p w14:paraId="6BC3B507" w14:textId="77777777" w:rsidR="00D45DB3" w:rsidRDefault="00D45DB3" w:rsidP="00873E16">
      <w:pPr>
        <w:pStyle w:val="NoSpacing"/>
        <w:ind w:left="720"/>
      </w:pPr>
    </w:p>
    <w:p w14:paraId="2692C9F3" w14:textId="300C8F0A" w:rsidR="00D45DB3" w:rsidRPr="00A77D61" w:rsidRDefault="00D45DB3" w:rsidP="00873E16">
      <w:pPr>
        <w:pStyle w:val="NoSpacing"/>
        <w:ind w:left="720"/>
        <w:rPr>
          <w:b/>
          <w:bCs/>
          <w:u w:val="single"/>
        </w:rPr>
      </w:pPr>
      <w:r w:rsidRPr="00A77D61">
        <w:rPr>
          <w:b/>
          <w:bCs/>
          <w:u w:val="single"/>
        </w:rPr>
        <w:t>Employee Salary Module</w:t>
      </w:r>
    </w:p>
    <w:p w14:paraId="413CACA8" w14:textId="7E1C17D0" w:rsidR="00D45DB3" w:rsidRDefault="00567A68" w:rsidP="00567A68">
      <w:pPr>
        <w:pStyle w:val="NoSpacing"/>
        <w:numPr>
          <w:ilvl w:val="1"/>
          <w:numId w:val="6"/>
        </w:numPr>
      </w:pPr>
      <w:r>
        <w:t xml:space="preserve">Every month I will add the components of split of </w:t>
      </w:r>
      <w:proofErr w:type="gramStart"/>
      <w:r>
        <w:t>salary ,</w:t>
      </w:r>
      <w:proofErr w:type="gramEnd"/>
      <w:r>
        <w:t xml:space="preserve"> </w:t>
      </w:r>
    </w:p>
    <w:p w14:paraId="6574BD97" w14:textId="30B0EB6C" w:rsidR="00E709FB" w:rsidRDefault="00E709FB" w:rsidP="00567A68">
      <w:pPr>
        <w:pStyle w:val="NoSpacing"/>
        <w:numPr>
          <w:ilvl w:val="1"/>
          <w:numId w:val="6"/>
        </w:numPr>
      </w:pPr>
      <w:r>
        <w:t>Attached image for reference</w:t>
      </w:r>
    </w:p>
    <w:p w14:paraId="436CDC78" w14:textId="73D31BC4" w:rsidR="00E709FB" w:rsidRDefault="00E709FB" w:rsidP="00E709FB">
      <w:pPr>
        <w:pStyle w:val="NoSpacing"/>
        <w:numPr>
          <w:ilvl w:val="1"/>
          <w:numId w:val="6"/>
        </w:numPr>
      </w:pPr>
      <w:r>
        <w:t>To one employee I will rent component not</w:t>
      </w:r>
      <w:r w:rsidR="00021993">
        <w:t xml:space="preserve"> to</w:t>
      </w:r>
      <w:r>
        <w:t xml:space="preserve"> other</w:t>
      </w:r>
    </w:p>
    <w:p w14:paraId="174662B9" w14:textId="7D2AFC39" w:rsidR="00E709FB" w:rsidRDefault="00C14EC4" w:rsidP="00C14EC4">
      <w:pPr>
        <w:pStyle w:val="NoSpacing"/>
        <w:numPr>
          <w:ilvl w:val="1"/>
          <w:numId w:val="6"/>
        </w:numPr>
      </w:pPr>
      <w:r>
        <w:t xml:space="preserve">Deduction </w:t>
      </w:r>
      <w:r w:rsidR="00004C13">
        <w:t xml:space="preserve">column also </w:t>
      </w:r>
      <w:r w:rsidR="00F63ED7">
        <w:t xml:space="preserve">will be added </w:t>
      </w:r>
    </w:p>
    <w:p w14:paraId="2A1CE80C" w14:textId="54EF993D" w:rsidR="00F63ED7" w:rsidRDefault="00F63ED7" w:rsidP="00F63ED7">
      <w:pPr>
        <w:pStyle w:val="NoSpacing"/>
        <w:numPr>
          <w:ilvl w:val="1"/>
          <w:numId w:val="6"/>
        </w:numPr>
      </w:pPr>
      <w:r>
        <w:t>s.no, descript, qty, price and total will be like table column</w:t>
      </w:r>
    </w:p>
    <w:p w14:paraId="6F794830" w14:textId="21411CF6" w:rsidR="00F63ED7" w:rsidRDefault="00F63ED7" w:rsidP="00F63ED7">
      <w:pPr>
        <w:pStyle w:val="NoSpacing"/>
        <w:numPr>
          <w:ilvl w:val="1"/>
          <w:numId w:val="6"/>
        </w:numPr>
      </w:pPr>
      <w:proofErr w:type="spellStart"/>
      <w:r>
        <w:t>sub total</w:t>
      </w:r>
      <w:proofErr w:type="spellEnd"/>
      <w:r>
        <w:t xml:space="preserve"> and Net salary will be </w:t>
      </w:r>
      <w:r w:rsidR="00B30F16">
        <w:t>display</w:t>
      </w:r>
    </w:p>
    <w:p w14:paraId="6D1C70D0" w14:textId="0772F098" w:rsidR="00B30F16" w:rsidRDefault="00B30F16" w:rsidP="00F63ED7">
      <w:pPr>
        <w:pStyle w:val="NoSpacing"/>
        <w:numPr>
          <w:ilvl w:val="1"/>
          <w:numId w:val="6"/>
        </w:numPr>
      </w:pPr>
      <w:r>
        <w:t>pdf format required to download</w:t>
      </w:r>
    </w:p>
    <w:p w14:paraId="01E285D4" w14:textId="05467768" w:rsidR="00B30F16" w:rsidRDefault="00B30F16" w:rsidP="00F63ED7">
      <w:pPr>
        <w:pStyle w:val="NoSpacing"/>
        <w:numPr>
          <w:ilvl w:val="1"/>
          <w:numId w:val="6"/>
        </w:numPr>
      </w:pPr>
      <w:r>
        <w:t>salary month and year required,</w:t>
      </w:r>
    </w:p>
    <w:p w14:paraId="1BD19919" w14:textId="464043D3" w:rsidR="00B30F16" w:rsidRDefault="00B30F16" w:rsidP="00F63ED7">
      <w:pPr>
        <w:pStyle w:val="NoSpacing"/>
        <w:numPr>
          <w:ilvl w:val="1"/>
          <w:numId w:val="6"/>
        </w:numPr>
      </w:pPr>
      <w:r>
        <w:lastRenderedPageBreak/>
        <w:t>start date and end date must</w:t>
      </w:r>
    </w:p>
    <w:p w14:paraId="2A9B6B1A" w14:textId="74399A9C" w:rsidR="00B30F16" w:rsidRDefault="00887F03" w:rsidP="00F63ED7">
      <w:pPr>
        <w:pStyle w:val="NoSpacing"/>
        <w:numPr>
          <w:ilvl w:val="1"/>
          <w:numId w:val="6"/>
        </w:numPr>
      </w:pPr>
      <w:r>
        <w:t xml:space="preserve">employee name should print as salary slip </w:t>
      </w:r>
    </w:p>
    <w:p w14:paraId="0B29B1C8" w14:textId="04DD36CD" w:rsidR="00887F03" w:rsidRDefault="00887F03" w:rsidP="00F63ED7">
      <w:pPr>
        <w:pStyle w:val="NoSpacing"/>
        <w:numPr>
          <w:ilvl w:val="1"/>
          <w:numId w:val="6"/>
        </w:numPr>
      </w:pPr>
      <w:r>
        <w:t>company name need in the salary slip</w:t>
      </w:r>
      <w:r w:rsidR="00021993">
        <w:t>.</w:t>
      </w:r>
    </w:p>
    <w:p w14:paraId="0E8C69B2" w14:textId="2F64D38A" w:rsidR="00887F03" w:rsidRDefault="00021993" w:rsidP="00021993">
      <w:pPr>
        <w:pStyle w:val="NoSpacing"/>
        <w:numPr>
          <w:ilvl w:val="1"/>
          <w:numId w:val="6"/>
        </w:numPr>
      </w:pPr>
      <w:r>
        <w:t xml:space="preserve">If need enhance the salary, </w:t>
      </w:r>
      <w:proofErr w:type="spellStart"/>
      <w:r w:rsidRPr="00021993">
        <w:t>employee_salary</w:t>
      </w:r>
      <w:proofErr w:type="spellEnd"/>
      <w:r>
        <w:t xml:space="preserve"> table</w:t>
      </w:r>
    </w:p>
    <w:p w14:paraId="7F2AA85D" w14:textId="283C0DD0" w:rsidR="00021993" w:rsidRDefault="00021993" w:rsidP="00021993">
      <w:pPr>
        <w:pStyle w:val="NoSpacing"/>
        <w:numPr>
          <w:ilvl w:val="1"/>
          <w:numId w:val="6"/>
        </w:numPr>
      </w:pPr>
      <w:r>
        <w:t>Develop and frontend and backend</w:t>
      </w:r>
    </w:p>
    <w:p w14:paraId="1E055BBA" w14:textId="2B09AEF7" w:rsidR="00021993" w:rsidRDefault="00021993" w:rsidP="00021993">
      <w:pPr>
        <w:pStyle w:val="NoSpacing"/>
        <w:numPr>
          <w:ilvl w:val="1"/>
          <w:numId w:val="6"/>
        </w:numPr>
      </w:pPr>
      <w:r>
        <w:t xml:space="preserve"> Add navigation in sidebar under HR Process</w:t>
      </w:r>
    </w:p>
    <w:p w14:paraId="122A4CC3" w14:textId="77777777" w:rsidR="00F63ED7" w:rsidRPr="00873E16" w:rsidRDefault="00F63ED7" w:rsidP="00F63ED7">
      <w:pPr>
        <w:pStyle w:val="NoSpacing"/>
        <w:ind w:left="1440"/>
      </w:pPr>
    </w:p>
    <w:p w14:paraId="697767DE" w14:textId="77777777" w:rsidR="00B21009" w:rsidRDefault="00B21009" w:rsidP="005D27BA">
      <w:pPr>
        <w:pStyle w:val="NoSpacing"/>
        <w:ind w:left="720"/>
      </w:pPr>
    </w:p>
    <w:p w14:paraId="27AFE86C" w14:textId="77777777" w:rsidR="00685A8D" w:rsidRDefault="00BC4AC8" w:rsidP="00BC4AC8">
      <w:pPr>
        <w:pStyle w:val="NoSpacing"/>
        <w:ind w:left="720"/>
        <w:rPr>
          <w:lang w:val="en-US"/>
        </w:rPr>
      </w:pPr>
      <w:r w:rsidRPr="00BC4AC8">
        <w:rPr>
          <w:lang w:val="en-US"/>
        </w:rPr>
        <w:t>date format should dd/mm/</w:t>
      </w:r>
      <w:proofErr w:type="spellStart"/>
      <w:r w:rsidRPr="00BC4AC8">
        <w:rPr>
          <w:lang w:val="en-US"/>
        </w:rPr>
        <w:t>yyyy</w:t>
      </w:r>
      <w:proofErr w:type="spellEnd"/>
      <w:r w:rsidRPr="00BC4AC8">
        <w:rPr>
          <w:lang w:val="en-US"/>
        </w:rPr>
        <w:t xml:space="preserve"> in all places </w:t>
      </w:r>
    </w:p>
    <w:p w14:paraId="0610AEEB" w14:textId="7638BA76" w:rsidR="00BC4AC8" w:rsidRDefault="00BC4AC8" w:rsidP="00BC4AC8">
      <w:pPr>
        <w:pStyle w:val="NoSpacing"/>
        <w:ind w:left="720"/>
        <w:rPr>
          <w:lang w:val="en-US"/>
        </w:rPr>
      </w:pPr>
      <w:r w:rsidRPr="00BC4AC8">
        <w:rPr>
          <w:lang w:val="en-US"/>
        </w:rPr>
        <w:t>decimal values should be right aligned</w:t>
      </w:r>
      <w:r w:rsidR="002A394F">
        <w:rPr>
          <w:lang w:val="en-US"/>
        </w:rPr>
        <w:t xml:space="preserve">, </w:t>
      </w:r>
      <w:r w:rsidR="005E37C2">
        <w:rPr>
          <w:lang w:val="en-US"/>
        </w:rPr>
        <w:t>in pdf file also</w:t>
      </w:r>
    </w:p>
    <w:p w14:paraId="61ADAAB6" w14:textId="787872B6" w:rsidR="00685A8D" w:rsidRPr="00BC4AC8" w:rsidRDefault="00685A8D" w:rsidP="00BC4AC8">
      <w:pPr>
        <w:pStyle w:val="NoSpacing"/>
        <w:ind w:left="720"/>
        <w:rPr>
          <w:lang w:val="en-US"/>
        </w:rPr>
      </w:pPr>
      <w:r>
        <w:rPr>
          <w:lang w:val="en-US"/>
        </w:rPr>
        <w:t xml:space="preserve">pay slip </w:t>
      </w:r>
      <w:r w:rsidR="005E37C2">
        <w:rPr>
          <w:lang w:val="en-US"/>
        </w:rPr>
        <w:t>required borders</w:t>
      </w:r>
    </w:p>
    <w:p w14:paraId="706C148D" w14:textId="77777777" w:rsidR="000475B8" w:rsidRDefault="000475B8" w:rsidP="005D27BA">
      <w:pPr>
        <w:pStyle w:val="NoSpacing"/>
        <w:ind w:left="720"/>
      </w:pPr>
    </w:p>
    <w:p w14:paraId="6977F36C" w14:textId="77777777" w:rsidR="006801ED" w:rsidRDefault="006801ED" w:rsidP="005D27BA">
      <w:pPr>
        <w:pStyle w:val="NoSpacing"/>
        <w:ind w:left="720"/>
      </w:pPr>
    </w:p>
    <w:p w14:paraId="709A82A5" w14:textId="2FC8277B" w:rsidR="006801ED" w:rsidRDefault="006801ED" w:rsidP="005D27BA">
      <w:pPr>
        <w:pStyle w:val="NoSpacing"/>
        <w:ind w:left="720"/>
      </w:pPr>
      <w:r>
        <w:t>Customer Module</w:t>
      </w:r>
    </w:p>
    <w:p w14:paraId="21E4BDFA" w14:textId="72648A86" w:rsidR="000F360F" w:rsidRDefault="00C963A2" w:rsidP="00C743D6">
      <w:pPr>
        <w:pStyle w:val="NoSpacing"/>
        <w:numPr>
          <w:ilvl w:val="0"/>
          <w:numId w:val="7"/>
        </w:numPr>
      </w:pPr>
      <w:r>
        <w:t xml:space="preserve">Develop the backend and frontend </w:t>
      </w:r>
      <w:r w:rsidR="00330164">
        <w:t>based on customer table</w:t>
      </w:r>
    </w:p>
    <w:p w14:paraId="5D962986" w14:textId="0F8E35B9" w:rsidR="00330164" w:rsidRDefault="00330164" w:rsidP="00C743D6">
      <w:pPr>
        <w:pStyle w:val="NoSpacing"/>
        <w:numPr>
          <w:ilvl w:val="0"/>
          <w:numId w:val="7"/>
        </w:numPr>
      </w:pPr>
      <w:r>
        <w:t>Customer name</w:t>
      </w:r>
      <w:r w:rsidR="00B55445">
        <w:t>, contact person</w:t>
      </w:r>
      <w:r>
        <w:t xml:space="preserve"> is required validation</w:t>
      </w:r>
    </w:p>
    <w:p w14:paraId="592A6098" w14:textId="3211F620" w:rsidR="002270C5" w:rsidRDefault="00F37290" w:rsidP="00F91FF3">
      <w:pPr>
        <w:pStyle w:val="NoSpacing"/>
        <w:numPr>
          <w:ilvl w:val="0"/>
          <w:numId w:val="7"/>
        </w:numPr>
        <w:ind w:left="720"/>
      </w:pPr>
      <w:r>
        <w:t xml:space="preserve">Phone number </w:t>
      </w:r>
      <w:r w:rsidR="00CC251B">
        <w:t xml:space="preserve">max </w:t>
      </w:r>
      <w:r w:rsidR="00DE1541">
        <w:t>10 digital required</w:t>
      </w:r>
    </w:p>
    <w:p w14:paraId="2C78957F" w14:textId="5E25D68D" w:rsidR="00DE1541" w:rsidRDefault="00DE1541" w:rsidP="00F91FF3">
      <w:pPr>
        <w:pStyle w:val="NoSpacing"/>
        <w:numPr>
          <w:ilvl w:val="0"/>
          <w:numId w:val="7"/>
        </w:numPr>
        <w:ind w:left="720"/>
      </w:pPr>
      <w:r>
        <w:t>Email validation required</w:t>
      </w:r>
    </w:p>
    <w:p w14:paraId="5D317270" w14:textId="77777777" w:rsidR="00FA75DD" w:rsidRDefault="00FA75DD" w:rsidP="00F91FF3">
      <w:pPr>
        <w:pStyle w:val="NoSpacing"/>
        <w:numPr>
          <w:ilvl w:val="0"/>
          <w:numId w:val="7"/>
        </w:numPr>
        <w:ind w:left="720"/>
      </w:pPr>
      <w:r>
        <w:t xml:space="preserve">State should </w:t>
      </w:r>
      <w:proofErr w:type="gramStart"/>
      <w:r>
        <w:t>fetched</w:t>
      </w:r>
      <w:proofErr w:type="gramEnd"/>
      <w:r>
        <w:t xml:space="preserve"> as like employee module</w:t>
      </w:r>
    </w:p>
    <w:p w14:paraId="355DBD12" w14:textId="77777777" w:rsidR="009F3149" w:rsidRDefault="002C4441" w:rsidP="009F3149">
      <w:pPr>
        <w:pStyle w:val="NoSpacing"/>
        <w:numPr>
          <w:ilvl w:val="0"/>
          <w:numId w:val="7"/>
        </w:numPr>
        <w:ind w:left="720"/>
      </w:pPr>
      <w:proofErr w:type="spellStart"/>
      <w:r>
        <w:t>City_district</w:t>
      </w:r>
      <w:proofErr w:type="spellEnd"/>
      <w:r>
        <w:t xml:space="preserve"> selection based </w:t>
      </w:r>
      <w:proofErr w:type="gramStart"/>
      <w:r>
        <w:t>on ,</w:t>
      </w:r>
      <w:proofErr w:type="gramEnd"/>
      <w:r>
        <w:t xml:space="preserve"> which state selected</w:t>
      </w:r>
    </w:p>
    <w:p w14:paraId="595BA20F" w14:textId="77777777" w:rsidR="009F3149" w:rsidRDefault="009F3149" w:rsidP="009F3149">
      <w:pPr>
        <w:pStyle w:val="NoSpacing"/>
      </w:pPr>
    </w:p>
    <w:p w14:paraId="5EBBA2AD" w14:textId="77777777" w:rsidR="009F3149" w:rsidRDefault="009F3149" w:rsidP="009F3149">
      <w:pPr>
        <w:pStyle w:val="NoSpacing"/>
      </w:pPr>
    </w:p>
    <w:p w14:paraId="3888242B" w14:textId="77777777" w:rsidR="00D76F9B" w:rsidRDefault="00D76F9B" w:rsidP="009F3149">
      <w:pPr>
        <w:pStyle w:val="NoSpacing"/>
      </w:pPr>
      <w:r>
        <w:t xml:space="preserve">Arrange the sidebar navigation </w:t>
      </w:r>
    </w:p>
    <w:p w14:paraId="097E6868" w14:textId="06A1A42A" w:rsidR="00DE1541" w:rsidRDefault="00FA75DD" w:rsidP="009F3149">
      <w:pPr>
        <w:pStyle w:val="NoSpacing"/>
      </w:pPr>
      <w:r>
        <w:t xml:space="preserve"> </w:t>
      </w:r>
    </w:p>
    <w:p w14:paraId="2909511B" w14:textId="73750BC3" w:rsidR="00223E7C" w:rsidRDefault="00223E7C" w:rsidP="009F3149">
      <w:pPr>
        <w:pStyle w:val="NoSpacing"/>
      </w:pPr>
      <w:r>
        <w:t>Purchase master</w:t>
      </w:r>
    </w:p>
    <w:p w14:paraId="639FB09A" w14:textId="23167607" w:rsidR="008A6716" w:rsidRDefault="00CE29E8" w:rsidP="008A6716">
      <w:pPr>
        <w:pStyle w:val="NoSpacing"/>
        <w:numPr>
          <w:ilvl w:val="0"/>
          <w:numId w:val="8"/>
        </w:numPr>
      </w:pPr>
      <w:r>
        <w:t>Start the development frontend and backend</w:t>
      </w:r>
    </w:p>
    <w:p w14:paraId="29520931" w14:textId="17B82796" w:rsidR="00CE29E8" w:rsidRDefault="00CE29E8" w:rsidP="008A6716">
      <w:pPr>
        <w:pStyle w:val="NoSpacing"/>
        <w:numPr>
          <w:ilvl w:val="0"/>
          <w:numId w:val="8"/>
        </w:numPr>
      </w:pPr>
      <w:r>
        <w:t xml:space="preserve">Refer the </w:t>
      </w:r>
      <w:r w:rsidRPr="00CE29E8">
        <w:t>TCV_FINETUNED_SPECIFICATION</w:t>
      </w:r>
      <w:r>
        <w:t>.md</w:t>
      </w:r>
    </w:p>
    <w:p w14:paraId="5FAF553E" w14:textId="60A491B7" w:rsidR="00CE29E8" w:rsidRDefault="00CE29E8" w:rsidP="008A6716">
      <w:pPr>
        <w:pStyle w:val="NoSpacing"/>
        <w:numPr>
          <w:ilvl w:val="0"/>
          <w:numId w:val="8"/>
        </w:numPr>
      </w:pPr>
      <w:r>
        <w:t xml:space="preserve">Add any </w:t>
      </w:r>
      <w:r w:rsidR="00E267E8">
        <w:t>missing</w:t>
      </w:r>
    </w:p>
    <w:p w14:paraId="064F7533" w14:textId="584A5B1E" w:rsidR="00E267E8" w:rsidRDefault="00E267E8" w:rsidP="008A6716">
      <w:pPr>
        <w:pStyle w:val="NoSpacing"/>
        <w:numPr>
          <w:ilvl w:val="0"/>
          <w:numId w:val="8"/>
        </w:numPr>
      </w:pPr>
      <w:r>
        <w:t>Add navigation in side bar</w:t>
      </w:r>
    </w:p>
    <w:p w14:paraId="0AFF7E9E" w14:textId="65D51BEB" w:rsidR="00223E7C" w:rsidRDefault="00223E7C" w:rsidP="00223E7C">
      <w:pPr>
        <w:pStyle w:val="NoSpacing"/>
        <w:numPr>
          <w:ilvl w:val="0"/>
          <w:numId w:val="8"/>
        </w:numPr>
      </w:pPr>
      <w:r>
        <w:t>Based on purchase master</w:t>
      </w:r>
      <w:r w:rsidR="00E267E8">
        <w:t>,</w:t>
      </w:r>
      <w:r w:rsidR="00B233BB">
        <w:t xml:space="preserve"> </w:t>
      </w:r>
      <w:proofErr w:type="spellStart"/>
      <w:r>
        <w:t>Purchase_items</w:t>
      </w:r>
      <w:proofErr w:type="spellEnd"/>
      <w:r w:rsidR="00B233BB">
        <w:t xml:space="preserve"> tables from </w:t>
      </w:r>
      <w:proofErr w:type="spellStart"/>
      <w:r w:rsidR="00133288" w:rsidRPr="00133288">
        <w:t>tables_enhanced</w:t>
      </w:r>
      <w:r w:rsidR="00133288">
        <w:t>.sql</w:t>
      </w:r>
      <w:proofErr w:type="spellEnd"/>
    </w:p>
    <w:p w14:paraId="61954DA0" w14:textId="2563D3DE" w:rsidR="00AF77D8" w:rsidRDefault="00AF77D8" w:rsidP="00AF77D8">
      <w:pPr>
        <w:pStyle w:val="NoSpacing"/>
      </w:pPr>
      <w:r>
        <w:t>Stock master</w:t>
      </w:r>
    </w:p>
    <w:p w14:paraId="4F72977C" w14:textId="620547FF" w:rsidR="00AF77D8" w:rsidRDefault="00AF77D8" w:rsidP="00AF77D8">
      <w:pPr>
        <w:pStyle w:val="NoSpacing"/>
        <w:numPr>
          <w:ilvl w:val="0"/>
          <w:numId w:val="9"/>
        </w:numPr>
      </w:pPr>
      <w:r>
        <w:t>Start the development frontend and backend</w:t>
      </w:r>
    </w:p>
    <w:p w14:paraId="7A2A5918" w14:textId="77777777" w:rsidR="00AF77D8" w:rsidRDefault="00AF77D8" w:rsidP="00AF77D8">
      <w:pPr>
        <w:pStyle w:val="NoSpacing"/>
        <w:numPr>
          <w:ilvl w:val="0"/>
          <w:numId w:val="9"/>
        </w:numPr>
      </w:pPr>
      <w:r>
        <w:t xml:space="preserve">Refer the </w:t>
      </w:r>
      <w:r w:rsidRPr="00CE29E8">
        <w:t>TCV_FINETUNED_SPECIFICATION</w:t>
      </w:r>
      <w:r>
        <w:t>.md</w:t>
      </w:r>
    </w:p>
    <w:p w14:paraId="45A8F7E3" w14:textId="77777777" w:rsidR="00AF77D8" w:rsidRDefault="00AF77D8" w:rsidP="00AF77D8">
      <w:pPr>
        <w:pStyle w:val="NoSpacing"/>
        <w:numPr>
          <w:ilvl w:val="0"/>
          <w:numId w:val="9"/>
        </w:numPr>
      </w:pPr>
      <w:r>
        <w:t>Add any missing</w:t>
      </w:r>
    </w:p>
    <w:p w14:paraId="7E3A9734" w14:textId="77777777" w:rsidR="00AF77D8" w:rsidRDefault="00AF77D8" w:rsidP="00AF77D8">
      <w:pPr>
        <w:pStyle w:val="NoSpacing"/>
        <w:numPr>
          <w:ilvl w:val="0"/>
          <w:numId w:val="9"/>
        </w:numPr>
      </w:pPr>
      <w:r>
        <w:t>Add navigation in side bar</w:t>
      </w:r>
    </w:p>
    <w:p w14:paraId="28C79AA1" w14:textId="74F47A50" w:rsidR="00AF77D8" w:rsidRPr="0050449F" w:rsidRDefault="00AF77D8" w:rsidP="007120FA">
      <w:pPr>
        <w:pStyle w:val="NoSpacing"/>
        <w:numPr>
          <w:ilvl w:val="0"/>
          <w:numId w:val="9"/>
        </w:numPr>
        <w:rPr>
          <w:lang w:val="en-US"/>
        </w:rPr>
      </w:pPr>
      <w:r>
        <w:t xml:space="preserve">Based on </w:t>
      </w:r>
      <w:proofErr w:type="spellStart"/>
      <w:r w:rsidR="00351D38" w:rsidRPr="00351D38">
        <w:rPr>
          <w:lang w:val="en-US"/>
        </w:rPr>
        <w:t>stock_master</w:t>
      </w:r>
      <w:proofErr w:type="spellEnd"/>
      <w:r>
        <w:t xml:space="preserve">, </w:t>
      </w:r>
      <w:proofErr w:type="spellStart"/>
      <w:r w:rsidR="007120FA" w:rsidRPr="007120FA">
        <w:rPr>
          <w:lang w:val="en-US"/>
        </w:rPr>
        <w:t>stock_ledger</w:t>
      </w:r>
      <w:proofErr w:type="spellEnd"/>
      <w:r w:rsidR="007120FA">
        <w:rPr>
          <w:lang w:val="en-US"/>
        </w:rPr>
        <w:t xml:space="preserve"> </w:t>
      </w:r>
      <w:r>
        <w:t xml:space="preserve">tables from </w:t>
      </w:r>
      <w:proofErr w:type="spellStart"/>
      <w:r w:rsidRPr="00133288">
        <w:t>tables_enhanced</w:t>
      </w:r>
      <w:r>
        <w:t>.sql</w:t>
      </w:r>
      <w:proofErr w:type="spellEnd"/>
    </w:p>
    <w:p w14:paraId="52CC6BFD" w14:textId="6EA761DF" w:rsidR="0050449F" w:rsidRDefault="0050449F" w:rsidP="0050449F">
      <w:pPr>
        <w:pStyle w:val="NoSpacing"/>
      </w:pPr>
      <w:r>
        <w:t>Quotation master</w:t>
      </w:r>
    </w:p>
    <w:p w14:paraId="5D3789B0" w14:textId="77777777" w:rsidR="0050449F" w:rsidRDefault="0050449F" w:rsidP="0050449F">
      <w:pPr>
        <w:pStyle w:val="NoSpacing"/>
        <w:numPr>
          <w:ilvl w:val="0"/>
          <w:numId w:val="10"/>
        </w:numPr>
      </w:pPr>
      <w:r>
        <w:t>Start the development frontend and backend</w:t>
      </w:r>
    </w:p>
    <w:p w14:paraId="36A9FF27" w14:textId="77777777" w:rsidR="0050449F" w:rsidRDefault="0050449F" w:rsidP="0050449F">
      <w:pPr>
        <w:pStyle w:val="NoSpacing"/>
        <w:numPr>
          <w:ilvl w:val="0"/>
          <w:numId w:val="10"/>
        </w:numPr>
      </w:pPr>
      <w:r>
        <w:t xml:space="preserve">Refer the </w:t>
      </w:r>
      <w:r w:rsidRPr="00CE29E8">
        <w:t>TCV_FINETUNED_SPECIFICATION</w:t>
      </w:r>
      <w:r>
        <w:t>.md</w:t>
      </w:r>
    </w:p>
    <w:p w14:paraId="32AE4952" w14:textId="77777777" w:rsidR="0050449F" w:rsidRDefault="0050449F" w:rsidP="0050449F">
      <w:pPr>
        <w:pStyle w:val="NoSpacing"/>
        <w:numPr>
          <w:ilvl w:val="0"/>
          <w:numId w:val="10"/>
        </w:numPr>
      </w:pPr>
      <w:r>
        <w:t>Add any missing</w:t>
      </w:r>
    </w:p>
    <w:p w14:paraId="633F9392" w14:textId="77777777" w:rsidR="0050449F" w:rsidRDefault="0050449F" w:rsidP="0050449F">
      <w:pPr>
        <w:pStyle w:val="NoSpacing"/>
        <w:numPr>
          <w:ilvl w:val="0"/>
          <w:numId w:val="10"/>
        </w:numPr>
      </w:pPr>
      <w:r>
        <w:t>Add navigation in side bar</w:t>
      </w:r>
    </w:p>
    <w:p w14:paraId="190D3E81" w14:textId="4AAC3FF0" w:rsidR="0050449F" w:rsidRPr="00261470" w:rsidRDefault="0050449F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Based on </w:t>
      </w:r>
      <w:proofErr w:type="spellStart"/>
      <w:r w:rsidR="00C02C8C">
        <w:rPr>
          <w:lang w:val="en-US"/>
        </w:rPr>
        <w:t>quotation</w:t>
      </w:r>
      <w:r w:rsidRPr="00351D38">
        <w:rPr>
          <w:lang w:val="en-US"/>
        </w:rPr>
        <w:t>_master</w:t>
      </w:r>
      <w:proofErr w:type="spellEnd"/>
      <w:r>
        <w:t xml:space="preserve">, </w:t>
      </w:r>
      <w:r w:rsidR="00C02C8C">
        <w:rPr>
          <w:lang w:val="en-US"/>
        </w:rPr>
        <w:t>quotation</w:t>
      </w:r>
      <w:r w:rsidR="00C02C8C" w:rsidRPr="007120FA">
        <w:rPr>
          <w:lang w:val="en-US"/>
        </w:rPr>
        <w:t xml:space="preserve"> </w:t>
      </w:r>
      <w:r w:rsidRPr="007120FA">
        <w:rPr>
          <w:lang w:val="en-US"/>
        </w:rPr>
        <w:t>_</w:t>
      </w:r>
      <w:r w:rsidR="00C02C8C">
        <w:rPr>
          <w:lang w:val="en-US"/>
        </w:rPr>
        <w:t>items</w:t>
      </w:r>
      <w:r>
        <w:rPr>
          <w:lang w:val="en-US"/>
        </w:rPr>
        <w:t xml:space="preserve"> </w:t>
      </w:r>
      <w:r>
        <w:t xml:space="preserve">tables from </w:t>
      </w:r>
      <w:proofErr w:type="spellStart"/>
      <w:r w:rsidRPr="00133288">
        <w:t>tables_enhanced</w:t>
      </w:r>
      <w:r>
        <w:t>.sql</w:t>
      </w:r>
      <w:proofErr w:type="spellEnd"/>
    </w:p>
    <w:p w14:paraId="7FCCC550" w14:textId="620A0AC6" w:rsidR="00261470" w:rsidRPr="00A2363D" w:rsidRDefault="00261470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Quotation </w:t>
      </w:r>
      <w:r w:rsidR="00BB1897">
        <w:t xml:space="preserve">items should add multiple rows </w:t>
      </w:r>
    </w:p>
    <w:p w14:paraId="277E0A1D" w14:textId="54191220" w:rsidR="00A2363D" w:rsidRPr="00A2363D" w:rsidRDefault="00A2363D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Subtotal </w:t>
      </w:r>
    </w:p>
    <w:p w14:paraId="0646C22F" w14:textId="35B5E9B0" w:rsidR="00A2363D" w:rsidRPr="00A2363D" w:rsidRDefault="00A2363D" w:rsidP="0050449F">
      <w:pPr>
        <w:pStyle w:val="NoSpacing"/>
        <w:numPr>
          <w:ilvl w:val="0"/>
          <w:numId w:val="10"/>
        </w:numPr>
        <w:rPr>
          <w:lang w:val="en-US"/>
        </w:rPr>
      </w:pPr>
      <w:proofErr w:type="spellStart"/>
      <w:r>
        <w:t>Cgst</w:t>
      </w:r>
      <w:proofErr w:type="spellEnd"/>
      <w:r>
        <w:t xml:space="preserve"> – percentage need to enter</w:t>
      </w:r>
    </w:p>
    <w:p w14:paraId="1A54AE7E" w14:textId="5E001126" w:rsidR="00A2363D" w:rsidRPr="00980885" w:rsidRDefault="00A2363D" w:rsidP="0050449F">
      <w:pPr>
        <w:pStyle w:val="NoSpacing"/>
        <w:numPr>
          <w:ilvl w:val="0"/>
          <w:numId w:val="10"/>
        </w:numPr>
        <w:rPr>
          <w:lang w:val="en-US"/>
        </w:rPr>
      </w:pPr>
      <w:proofErr w:type="spellStart"/>
      <w:r>
        <w:t>sgst</w:t>
      </w:r>
      <w:proofErr w:type="spellEnd"/>
      <w:r>
        <w:t>– percentage need to enter</w:t>
      </w:r>
    </w:p>
    <w:p w14:paraId="43DF7782" w14:textId="1AE9E08A" w:rsidR="00980885" w:rsidRPr="00C66BA2" w:rsidRDefault="00980885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 quotation preview should be </w:t>
      </w:r>
      <w:r w:rsidR="00C11CCB">
        <w:t>needed</w:t>
      </w:r>
      <w:r w:rsidR="00164E60">
        <w:t xml:space="preserve"> </w:t>
      </w:r>
      <w:r w:rsidR="003521FC">
        <w:t xml:space="preserve"> </w:t>
      </w:r>
    </w:p>
    <w:p w14:paraId="7CFA4CBE" w14:textId="77777777" w:rsidR="00F62C73" w:rsidRPr="00F62C73" w:rsidRDefault="00C66BA2" w:rsidP="0050449F">
      <w:pPr>
        <w:pStyle w:val="NoSpacing"/>
        <w:numPr>
          <w:ilvl w:val="0"/>
          <w:numId w:val="10"/>
        </w:numPr>
        <w:rPr>
          <w:lang w:val="en-US"/>
        </w:rPr>
      </w:pPr>
      <w:r>
        <w:lastRenderedPageBreak/>
        <w:t xml:space="preserve">Save as Draft, and submit method handled, </w:t>
      </w:r>
    </w:p>
    <w:p w14:paraId="3FAFC48A" w14:textId="77777777" w:rsidR="00F62C73" w:rsidRPr="00F62C73" w:rsidRDefault="00C66BA2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initially </w:t>
      </w:r>
      <w:proofErr w:type="gramStart"/>
      <w:r>
        <w:t xml:space="preserve">quotation </w:t>
      </w:r>
      <w:r w:rsidR="006E553B">
        <w:t xml:space="preserve"> created</w:t>
      </w:r>
      <w:proofErr w:type="gramEnd"/>
      <w:r w:rsidR="006E553B">
        <w:t xml:space="preserve"> and save as draft mode, </w:t>
      </w:r>
    </w:p>
    <w:p w14:paraId="4B68D5E3" w14:textId="77777777" w:rsidR="00A5693C" w:rsidRPr="00A5693C" w:rsidRDefault="006E553B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quotation </w:t>
      </w:r>
      <w:r w:rsidR="00CD0D62">
        <w:t xml:space="preserve">saved in draft </w:t>
      </w:r>
      <w:proofErr w:type="gramStart"/>
      <w:r w:rsidR="00CD0D62">
        <w:t>status,</w:t>
      </w:r>
      <w:proofErr w:type="gramEnd"/>
      <w:r w:rsidR="00CD0D62">
        <w:t xml:space="preserve"> it should be listed in workflow approval </w:t>
      </w:r>
      <w:proofErr w:type="gramStart"/>
      <w:r w:rsidR="00A5693C">
        <w:t xml:space="preserve">to </w:t>
      </w:r>
      <w:r w:rsidR="00CD0D62">
        <w:t xml:space="preserve"> admin</w:t>
      </w:r>
      <w:proofErr w:type="gramEnd"/>
      <w:r w:rsidR="00CD0D62">
        <w:t xml:space="preserve"> </w:t>
      </w:r>
    </w:p>
    <w:p w14:paraId="3AEC06AA" w14:textId="6B9F2358" w:rsidR="006847F9" w:rsidRPr="006847F9" w:rsidRDefault="00A5693C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when click the review option </w:t>
      </w:r>
      <w:r w:rsidR="00D8214E">
        <w:t xml:space="preserve">in workflow </w:t>
      </w:r>
      <w:r w:rsidR="006847F9">
        <w:t xml:space="preserve">to review </w:t>
      </w:r>
      <w:proofErr w:type="gramStart"/>
      <w:r>
        <w:t xml:space="preserve">quotation </w:t>
      </w:r>
      <w:r w:rsidR="006847F9">
        <w:t>,</w:t>
      </w:r>
      <w:proofErr w:type="gramEnd"/>
      <w:r w:rsidR="006847F9">
        <w:t xml:space="preserve"> it </w:t>
      </w:r>
      <w:proofErr w:type="gramStart"/>
      <w:r w:rsidR="006847F9">
        <w:t>navigate</w:t>
      </w:r>
      <w:proofErr w:type="gramEnd"/>
      <w:r w:rsidR="006847F9">
        <w:t xml:space="preserve"> to that particular quotation</w:t>
      </w:r>
    </w:p>
    <w:p w14:paraId="727F81A9" w14:textId="77777777" w:rsidR="00143987" w:rsidRPr="00143987" w:rsidRDefault="006847F9" w:rsidP="0050449F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 </w:t>
      </w:r>
      <w:r w:rsidR="00D8214E">
        <w:t xml:space="preserve">In the preview mode </w:t>
      </w:r>
      <w:r w:rsidR="00143987">
        <w:t xml:space="preserve">approval button </w:t>
      </w:r>
      <w:proofErr w:type="spellStart"/>
      <w:r w:rsidR="00143987">
        <w:t>requied</w:t>
      </w:r>
      <w:proofErr w:type="spellEnd"/>
      <w:r w:rsidR="00143987">
        <w:t xml:space="preserve"> to admin approve it.</w:t>
      </w:r>
    </w:p>
    <w:p w14:paraId="322F73E7" w14:textId="3D55AF7C" w:rsidR="0050449F" w:rsidRDefault="00C11CCB" w:rsidP="003F2646">
      <w:pPr>
        <w:pStyle w:val="NoSpacing"/>
        <w:numPr>
          <w:ilvl w:val="0"/>
          <w:numId w:val="10"/>
        </w:numPr>
        <w:rPr>
          <w:lang w:val="en-US"/>
        </w:rPr>
      </w:pPr>
      <w:r>
        <w:t xml:space="preserve">and </w:t>
      </w:r>
      <w:proofErr w:type="gramStart"/>
      <w:r>
        <w:t xml:space="preserve">status </w:t>
      </w:r>
      <w:r w:rsidR="00C66BA2">
        <w:t xml:space="preserve"> </w:t>
      </w:r>
      <w:r>
        <w:t>to</w:t>
      </w:r>
      <w:proofErr w:type="gramEnd"/>
      <w:r>
        <w:t xml:space="preserve"> “Approved” then only </w:t>
      </w:r>
      <w:r w:rsidR="002E3039">
        <w:t xml:space="preserve">created quotation can submit to </w:t>
      </w:r>
      <w:proofErr w:type="spellStart"/>
      <w:r w:rsidR="002E3039">
        <w:t>sent</w:t>
      </w:r>
      <w:proofErr w:type="spellEnd"/>
      <w:r w:rsidR="002E3039">
        <w:t xml:space="preserve"> customer. And can downloaded in pdf format</w:t>
      </w:r>
      <w:r w:rsidR="00F62C73">
        <w:t xml:space="preserve"> to share with customer in pdf format.</w:t>
      </w:r>
    </w:p>
    <w:p w14:paraId="2559A531" w14:textId="7BC17CF7" w:rsidR="001447B8" w:rsidRDefault="000C2358" w:rsidP="003F2646">
      <w:pPr>
        <w:pStyle w:val="NoSpacing"/>
        <w:numPr>
          <w:ilvl w:val="0"/>
          <w:numId w:val="10"/>
        </w:numPr>
        <w:rPr>
          <w:lang w:val="en-US"/>
        </w:rPr>
      </w:pPr>
      <w:r>
        <w:rPr>
          <w:lang w:val="en-US"/>
        </w:rPr>
        <w:t>If update the same quotation</w:t>
      </w:r>
      <w:r w:rsidR="00E760C5">
        <w:rPr>
          <w:lang w:val="en-US"/>
        </w:rPr>
        <w:t xml:space="preserve">, version of the quotation should </w:t>
      </w:r>
      <w:proofErr w:type="gramStart"/>
      <w:r w:rsidR="00E760C5">
        <w:rPr>
          <w:lang w:val="en-US"/>
        </w:rPr>
        <w:t>maintained</w:t>
      </w:r>
      <w:proofErr w:type="gramEnd"/>
    </w:p>
    <w:p w14:paraId="6FD11ABE" w14:textId="77777777" w:rsidR="00E760C5" w:rsidRDefault="00E760C5" w:rsidP="00E760C5">
      <w:pPr>
        <w:pStyle w:val="NoSpacing"/>
        <w:rPr>
          <w:lang w:val="en-US"/>
        </w:rPr>
      </w:pPr>
    </w:p>
    <w:p w14:paraId="2CD4C6E9" w14:textId="3345EBB5" w:rsidR="00AA2705" w:rsidRDefault="006E012A" w:rsidP="00E760C5">
      <w:pPr>
        <w:pStyle w:val="NoSpacing"/>
        <w:rPr>
          <w:lang w:val="en-US"/>
        </w:rPr>
      </w:pPr>
      <w:r>
        <w:rPr>
          <w:lang w:val="en-US"/>
        </w:rPr>
        <w:t>18.Workflow module required with table</w:t>
      </w:r>
    </w:p>
    <w:p w14:paraId="67961BD5" w14:textId="77777777" w:rsidR="00AD1045" w:rsidRDefault="00AD1045" w:rsidP="00E760C5">
      <w:pPr>
        <w:pStyle w:val="NoSpacing"/>
        <w:rPr>
          <w:lang w:val="en-US"/>
        </w:rPr>
      </w:pPr>
    </w:p>
    <w:p w14:paraId="702C62CA" w14:textId="3B93905B" w:rsidR="00AD1045" w:rsidRDefault="00AD1045" w:rsidP="00E760C5">
      <w:pPr>
        <w:pStyle w:val="NoSpacing"/>
        <w:rPr>
          <w:lang w:val="en-US"/>
        </w:rPr>
      </w:pPr>
      <w:r>
        <w:rPr>
          <w:lang w:val="en-US"/>
        </w:rPr>
        <w:t>Work order module</w:t>
      </w:r>
    </w:p>
    <w:p w14:paraId="07D302B7" w14:textId="1D0EDE05" w:rsidR="00AD1045" w:rsidRDefault="00695693" w:rsidP="00AD1045">
      <w:pPr>
        <w:pStyle w:val="NoSpacing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After quotation </w:t>
      </w:r>
      <w:r w:rsidR="00D97708">
        <w:rPr>
          <w:lang w:val="en-US"/>
        </w:rPr>
        <w:t xml:space="preserve">approved by </w:t>
      </w:r>
      <w:proofErr w:type="gramStart"/>
      <w:r w:rsidR="00D97708">
        <w:rPr>
          <w:lang w:val="en-US"/>
        </w:rPr>
        <w:t>customer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nee</w:t>
      </w:r>
      <w:r w:rsidR="00982B4D">
        <w:rPr>
          <w:lang w:val="en-US"/>
        </w:rPr>
        <w:t>d</w:t>
      </w:r>
      <w:r w:rsidR="00760858">
        <w:rPr>
          <w:lang w:val="en-US"/>
        </w:rPr>
        <w:t xml:space="preserve"> to create </w:t>
      </w:r>
      <w:r w:rsidR="000236B4">
        <w:rPr>
          <w:lang w:val="en-US"/>
        </w:rPr>
        <w:t xml:space="preserve">work order </w:t>
      </w:r>
    </w:p>
    <w:p w14:paraId="6E0EC76E" w14:textId="1C05FCE3" w:rsidR="000236B4" w:rsidRDefault="000236B4" w:rsidP="00AD1045">
      <w:pPr>
        <w:pStyle w:val="NoSpacing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And </w:t>
      </w:r>
      <w:r w:rsidR="00175958">
        <w:rPr>
          <w:lang w:val="en-US"/>
        </w:rPr>
        <w:t>work order assign to employee</w:t>
      </w:r>
    </w:p>
    <w:p w14:paraId="585361DD" w14:textId="31827D41" w:rsidR="00BB6635" w:rsidRDefault="00203598" w:rsidP="00BB6635">
      <w:pPr>
        <w:pStyle w:val="NoSpacing"/>
        <w:ind w:left="1080"/>
        <w:rPr>
          <w:lang w:val="en-US"/>
        </w:rPr>
      </w:pPr>
      <w:r>
        <w:rPr>
          <w:lang w:val="en-US"/>
        </w:rPr>
        <w:t xml:space="preserve">Need to </w:t>
      </w:r>
      <w:r w:rsidR="00D97708">
        <w:rPr>
          <w:lang w:val="en-US"/>
        </w:rPr>
        <w:t xml:space="preserve">create </w:t>
      </w:r>
      <w:proofErr w:type="gramStart"/>
      <w:r>
        <w:rPr>
          <w:lang w:val="en-US"/>
        </w:rPr>
        <w:t>table</w:t>
      </w:r>
      <w:r w:rsidR="00D97708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D97708">
        <w:rPr>
          <w:lang w:val="en-US"/>
        </w:rPr>
        <w:t>of</w:t>
      </w:r>
      <w:proofErr w:type="gramEnd"/>
      <w:r w:rsidR="00D97708">
        <w:rPr>
          <w:lang w:val="en-US"/>
        </w:rPr>
        <w:t xml:space="preserve"> m</w:t>
      </w:r>
      <w:r>
        <w:rPr>
          <w:lang w:val="en-US"/>
        </w:rPr>
        <w:t xml:space="preserve">aterial master and </w:t>
      </w:r>
    </w:p>
    <w:p w14:paraId="208B93AA" w14:textId="3DD15F51" w:rsidR="00203598" w:rsidRDefault="00203598" w:rsidP="00BB6635">
      <w:pPr>
        <w:pStyle w:val="NoSpacing"/>
        <w:ind w:left="1080"/>
        <w:rPr>
          <w:lang w:val="en-US"/>
        </w:rPr>
      </w:pPr>
      <w:r>
        <w:rPr>
          <w:lang w:val="en-US"/>
        </w:rPr>
        <w:t xml:space="preserve">Material issued to against the work </w:t>
      </w:r>
      <w:proofErr w:type="gramStart"/>
      <w:r>
        <w:rPr>
          <w:lang w:val="en-US"/>
        </w:rPr>
        <w:t xml:space="preserve">order </w:t>
      </w:r>
      <w:r w:rsidR="00853BB4">
        <w:rPr>
          <w:lang w:val="en-US"/>
        </w:rPr>
        <w:t>,</w:t>
      </w:r>
      <w:proofErr w:type="gramEnd"/>
      <w:r w:rsidR="00853BB4">
        <w:rPr>
          <w:lang w:val="en-US"/>
        </w:rPr>
        <w:t xml:space="preserve"> which are fetched from quotation</w:t>
      </w:r>
      <w:r w:rsidR="002D6B91">
        <w:rPr>
          <w:lang w:val="en-US"/>
        </w:rPr>
        <w:t xml:space="preserve">, if no quotation directly create the work order and material issue </w:t>
      </w:r>
    </w:p>
    <w:p w14:paraId="43ACE521" w14:textId="760BE806" w:rsidR="007E31FD" w:rsidRDefault="007E31FD" w:rsidP="00BB6635">
      <w:pPr>
        <w:pStyle w:val="NoSpacing"/>
        <w:ind w:left="1080"/>
        <w:rPr>
          <w:lang w:val="en-US"/>
        </w:rPr>
      </w:pPr>
      <w:r>
        <w:rPr>
          <w:lang w:val="en-US"/>
        </w:rPr>
        <w:t xml:space="preserve">Material return </w:t>
      </w:r>
      <w:r w:rsidR="001F4B85">
        <w:rPr>
          <w:lang w:val="en-US"/>
        </w:rPr>
        <w:t>table to track the returned material after work completion</w:t>
      </w:r>
      <w:r w:rsidR="00D97708">
        <w:rPr>
          <w:lang w:val="en-US"/>
        </w:rPr>
        <w:t>.</w:t>
      </w:r>
    </w:p>
    <w:p w14:paraId="0E77B399" w14:textId="529EE8C7" w:rsidR="00D97708" w:rsidRDefault="00D97708" w:rsidP="00BB6635">
      <w:pPr>
        <w:pStyle w:val="NoSpacing"/>
        <w:ind w:left="1080"/>
        <w:rPr>
          <w:lang w:val="en-US"/>
        </w:rPr>
      </w:pPr>
      <w:r>
        <w:rPr>
          <w:lang w:val="en-US"/>
        </w:rPr>
        <w:t>After completion of work</w:t>
      </w:r>
      <w:r w:rsidR="00853BB4">
        <w:rPr>
          <w:lang w:val="en-US"/>
        </w:rPr>
        <w:t>, need to create the in</w:t>
      </w:r>
      <w:r w:rsidR="0048750C">
        <w:rPr>
          <w:lang w:val="en-US"/>
        </w:rPr>
        <w:t>voice,</w:t>
      </w:r>
    </w:p>
    <w:p w14:paraId="15ED3C1F" w14:textId="6DB787A0" w:rsidR="0048750C" w:rsidRDefault="0048750C" w:rsidP="00BB6635">
      <w:pPr>
        <w:pStyle w:val="NoSpacing"/>
        <w:ind w:left="1080"/>
        <w:rPr>
          <w:lang w:val="en-US"/>
        </w:rPr>
      </w:pPr>
      <w:r>
        <w:rPr>
          <w:lang w:val="en-US"/>
        </w:rPr>
        <w:t xml:space="preserve">Invoice items are should fetched from the work </w:t>
      </w:r>
      <w:r w:rsidR="00C3185C">
        <w:rPr>
          <w:lang w:val="en-US"/>
        </w:rPr>
        <w:t>items</w:t>
      </w:r>
    </w:p>
    <w:p w14:paraId="0CBED058" w14:textId="0964C3D8" w:rsidR="00413FC8" w:rsidRDefault="00413FC8" w:rsidP="00BB6635">
      <w:pPr>
        <w:pStyle w:val="NoSpacing"/>
        <w:ind w:left="1080"/>
        <w:rPr>
          <w:lang w:val="en-US"/>
        </w:rPr>
      </w:pPr>
      <w:r>
        <w:rPr>
          <w:lang w:val="en-US"/>
        </w:rPr>
        <w:t>Update the missing table in table-</w:t>
      </w:r>
      <w:proofErr w:type="spellStart"/>
      <w:r>
        <w:rPr>
          <w:lang w:val="en-US"/>
        </w:rPr>
        <w:t>enhanced.sql</w:t>
      </w:r>
      <w:proofErr w:type="spellEnd"/>
    </w:p>
    <w:p w14:paraId="241A4F11" w14:textId="77777777" w:rsidR="001232AD" w:rsidRDefault="001232AD" w:rsidP="00BB6635">
      <w:pPr>
        <w:pStyle w:val="NoSpacing"/>
        <w:ind w:left="1080"/>
        <w:rPr>
          <w:lang w:val="en-US"/>
        </w:rPr>
      </w:pPr>
    </w:p>
    <w:p w14:paraId="0FD10B2B" w14:textId="77777777" w:rsidR="001232AD" w:rsidRDefault="001232AD" w:rsidP="001232AD">
      <w:pPr>
        <w:pStyle w:val="NoSpacing"/>
        <w:ind w:left="1080"/>
        <w:rPr>
          <w:lang w:val="en-US"/>
        </w:rPr>
      </w:pPr>
      <w:r w:rsidRPr="001232AD">
        <w:rPr>
          <w:lang w:val="en-US"/>
        </w:rPr>
        <w:t xml:space="preserve">adding work order item, is it required to adding two </w:t>
      </w:r>
      <w:proofErr w:type="gramStart"/>
      <w:r w:rsidRPr="001232AD">
        <w:rPr>
          <w:lang w:val="en-US"/>
        </w:rPr>
        <w:t>place</w:t>
      </w:r>
      <w:proofErr w:type="gramEnd"/>
      <w:r w:rsidRPr="001232AD">
        <w:rPr>
          <w:lang w:val="en-US"/>
        </w:rPr>
        <w:t xml:space="preserve"> in work items and material issue tracking, </w:t>
      </w:r>
      <w:proofErr w:type="spellStart"/>
      <w:r w:rsidRPr="001232AD">
        <w:rPr>
          <w:lang w:val="en-US"/>
        </w:rPr>
        <w:t>i</w:t>
      </w:r>
      <w:proofErr w:type="spellEnd"/>
      <w:r w:rsidRPr="001232AD">
        <w:rPr>
          <w:lang w:val="en-US"/>
        </w:rPr>
        <w:t xml:space="preserve"> feel </w:t>
      </w:r>
      <w:proofErr w:type="spellStart"/>
      <w:r w:rsidRPr="001232AD">
        <w:rPr>
          <w:lang w:val="en-US"/>
        </w:rPr>
        <w:t>i</w:t>
      </w:r>
      <w:proofErr w:type="spellEnd"/>
      <w:r w:rsidRPr="001232AD">
        <w:rPr>
          <w:lang w:val="en-US"/>
        </w:rPr>
        <w:t xml:space="preserve"> don't need work items, material issue need to fetch the material items used in quotation, while choose from a quotation, let me know your recommendation</w:t>
      </w:r>
    </w:p>
    <w:p w14:paraId="188F4CFD" w14:textId="77777777" w:rsidR="00B24AD4" w:rsidRDefault="00B24AD4" w:rsidP="001232AD">
      <w:pPr>
        <w:pStyle w:val="NoSpacing"/>
        <w:ind w:left="1080"/>
        <w:rPr>
          <w:lang w:val="en-US"/>
        </w:rPr>
      </w:pPr>
    </w:p>
    <w:p w14:paraId="6AFE689C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>Recommendation: keep both, but give them different meanings.</w:t>
      </w:r>
    </w:p>
    <w:p w14:paraId="3D002354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>Work Items should be the billable/customer-facing scope:</w:t>
      </w:r>
    </w:p>
    <w:p w14:paraId="495834B1" w14:textId="77777777" w:rsidR="00B24AD4" w:rsidRPr="00B24AD4" w:rsidRDefault="00B24AD4" w:rsidP="00B24AD4">
      <w:pPr>
        <w:pStyle w:val="NoSpacing"/>
        <w:numPr>
          <w:ilvl w:val="0"/>
          <w:numId w:val="12"/>
        </w:numPr>
        <w:rPr>
          <w:lang w:val="en-US"/>
        </w:rPr>
      </w:pPr>
      <w:r w:rsidRPr="00B24AD4">
        <w:rPr>
          <w:lang w:val="en-US"/>
        </w:rPr>
        <w:t>Installation charge</w:t>
      </w:r>
    </w:p>
    <w:p w14:paraId="57EA48B6" w14:textId="77777777" w:rsidR="00B24AD4" w:rsidRPr="00B24AD4" w:rsidRDefault="00B24AD4" w:rsidP="00B24AD4">
      <w:pPr>
        <w:pStyle w:val="NoSpacing"/>
        <w:numPr>
          <w:ilvl w:val="0"/>
          <w:numId w:val="12"/>
        </w:numPr>
        <w:rPr>
          <w:lang w:val="en-US"/>
        </w:rPr>
      </w:pPr>
      <w:r w:rsidRPr="00B24AD4">
        <w:rPr>
          <w:lang w:val="en-US"/>
        </w:rPr>
        <w:t>Service charge</w:t>
      </w:r>
    </w:p>
    <w:p w14:paraId="51F442DC" w14:textId="77777777" w:rsidR="00B24AD4" w:rsidRPr="00B24AD4" w:rsidRDefault="00B24AD4" w:rsidP="00B24AD4">
      <w:pPr>
        <w:pStyle w:val="NoSpacing"/>
        <w:numPr>
          <w:ilvl w:val="0"/>
          <w:numId w:val="12"/>
        </w:numPr>
        <w:rPr>
          <w:lang w:val="en-US"/>
        </w:rPr>
      </w:pPr>
      <w:r w:rsidRPr="00B24AD4">
        <w:rPr>
          <w:lang w:val="en-US"/>
        </w:rPr>
        <w:t>Cable laying labor</w:t>
      </w:r>
    </w:p>
    <w:p w14:paraId="22B5DC79" w14:textId="77777777" w:rsidR="00B24AD4" w:rsidRPr="00B24AD4" w:rsidRDefault="00B24AD4" w:rsidP="00B24AD4">
      <w:pPr>
        <w:pStyle w:val="NoSpacing"/>
        <w:numPr>
          <w:ilvl w:val="0"/>
          <w:numId w:val="12"/>
        </w:numPr>
        <w:rPr>
          <w:lang w:val="en-US"/>
        </w:rPr>
      </w:pPr>
      <w:r w:rsidRPr="00B24AD4">
        <w:rPr>
          <w:lang w:val="en-US"/>
        </w:rPr>
        <w:t>Camera configuration</w:t>
      </w:r>
    </w:p>
    <w:p w14:paraId="35D7CCAC" w14:textId="77777777" w:rsidR="00B24AD4" w:rsidRPr="00B24AD4" w:rsidRDefault="00B24AD4" w:rsidP="00B24AD4">
      <w:pPr>
        <w:pStyle w:val="NoSpacing"/>
        <w:numPr>
          <w:ilvl w:val="0"/>
          <w:numId w:val="12"/>
        </w:numPr>
        <w:rPr>
          <w:lang w:val="en-US"/>
        </w:rPr>
      </w:pPr>
      <w:r w:rsidRPr="00B24AD4">
        <w:rPr>
          <w:lang w:val="en-US"/>
        </w:rPr>
        <w:t>Any item that should appear in the invoice</w:t>
      </w:r>
    </w:p>
    <w:p w14:paraId="32D3BD99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>Material Issue should be stock/material movement:</w:t>
      </w:r>
    </w:p>
    <w:p w14:paraId="001D6BA1" w14:textId="77777777" w:rsidR="00B24AD4" w:rsidRPr="00B24AD4" w:rsidRDefault="00B24AD4" w:rsidP="00B24AD4">
      <w:pPr>
        <w:pStyle w:val="NoSpacing"/>
        <w:numPr>
          <w:ilvl w:val="0"/>
          <w:numId w:val="13"/>
        </w:numPr>
        <w:rPr>
          <w:lang w:val="en-US"/>
        </w:rPr>
      </w:pPr>
      <w:r w:rsidRPr="00B24AD4">
        <w:rPr>
          <w:lang w:val="en-US"/>
        </w:rPr>
        <w:t>Cable issued</w:t>
      </w:r>
    </w:p>
    <w:p w14:paraId="03B6B930" w14:textId="77777777" w:rsidR="00B24AD4" w:rsidRPr="00B24AD4" w:rsidRDefault="00B24AD4" w:rsidP="00B24AD4">
      <w:pPr>
        <w:pStyle w:val="NoSpacing"/>
        <w:numPr>
          <w:ilvl w:val="0"/>
          <w:numId w:val="13"/>
        </w:numPr>
        <w:rPr>
          <w:lang w:val="en-US"/>
        </w:rPr>
      </w:pPr>
      <w:r w:rsidRPr="00B24AD4">
        <w:rPr>
          <w:lang w:val="en-US"/>
        </w:rPr>
        <w:t>Camera issued</w:t>
      </w:r>
    </w:p>
    <w:p w14:paraId="13EB14AC" w14:textId="77777777" w:rsidR="00B24AD4" w:rsidRPr="00B24AD4" w:rsidRDefault="00B24AD4" w:rsidP="00B24AD4">
      <w:pPr>
        <w:pStyle w:val="NoSpacing"/>
        <w:numPr>
          <w:ilvl w:val="0"/>
          <w:numId w:val="13"/>
        </w:numPr>
        <w:rPr>
          <w:lang w:val="en-US"/>
        </w:rPr>
      </w:pPr>
      <w:r w:rsidRPr="00B24AD4">
        <w:rPr>
          <w:lang w:val="en-US"/>
        </w:rPr>
        <w:t>Connectors issued</w:t>
      </w:r>
    </w:p>
    <w:p w14:paraId="3C84CF1B" w14:textId="77777777" w:rsidR="00B24AD4" w:rsidRPr="00B24AD4" w:rsidRDefault="00B24AD4" w:rsidP="00B24AD4">
      <w:pPr>
        <w:pStyle w:val="NoSpacing"/>
        <w:numPr>
          <w:ilvl w:val="0"/>
          <w:numId w:val="13"/>
        </w:numPr>
        <w:rPr>
          <w:lang w:val="en-US"/>
        </w:rPr>
      </w:pPr>
      <w:r w:rsidRPr="00B24AD4">
        <w:rPr>
          <w:lang w:val="en-US"/>
        </w:rPr>
        <w:t>Router/ONU issued</w:t>
      </w:r>
    </w:p>
    <w:p w14:paraId="4E0A1071" w14:textId="77777777" w:rsidR="00B24AD4" w:rsidRPr="00B24AD4" w:rsidRDefault="00B24AD4" w:rsidP="00B24AD4">
      <w:pPr>
        <w:pStyle w:val="NoSpacing"/>
        <w:numPr>
          <w:ilvl w:val="0"/>
          <w:numId w:val="13"/>
        </w:numPr>
        <w:rPr>
          <w:lang w:val="en-US"/>
        </w:rPr>
      </w:pPr>
      <w:r w:rsidRPr="00B24AD4">
        <w:rPr>
          <w:lang w:val="en-US"/>
        </w:rPr>
        <w:t>Returned/damaged/scrap material tracking</w:t>
      </w:r>
    </w:p>
    <w:p w14:paraId="7325A819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proofErr w:type="gramStart"/>
      <w:r w:rsidRPr="00B24AD4">
        <w:rPr>
          <w:lang w:val="en-US"/>
        </w:rPr>
        <w:t>So</w:t>
      </w:r>
      <w:proofErr w:type="gramEnd"/>
      <w:r w:rsidRPr="00B24AD4">
        <w:rPr>
          <w:lang w:val="en-US"/>
        </w:rPr>
        <w:t xml:space="preserve"> if your quotation only contains physical products, it can feel duplicated because the same product appears in both. But they answer different questions:</w:t>
      </w:r>
    </w:p>
    <w:p w14:paraId="06AEBA40" w14:textId="77777777" w:rsidR="00B24AD4" w:rsidRPr="00B24AD4" w:rsidRDefault="00B24AD4" w:rsidP="00B24AD4">
      <w:pPr>
        <w:pStyle w:val="NoSpacing"/>
        <w:numPr>
          <w:ilvl w:val="0"/>
          <w:numId w:val="14"/>
        </w:numPr>
        <w:rPr>
          <w:lang w:val="en-US"/>
        </w:rPr>
      </w:pPr>
      <w:r w:rsidRPr="00B24AD4">
        <w:rPr>
          <w:lang w:val="en-US"/>
        </w:rPr>
        <w:t>Invoice asks: “What do we bill the customer?”</w:t>
      </w:r>
    </w:p>
    <w:p w14:paraId="782BE3C4" w14:textId="77777777" w:rsidR="00B24AD4" w:rsidRPr="00B24AD4" w:rsidRDefault="00B24AD4" w:rsidP="00B24AD4">
      <w:pPr>
        <w:pStyle w:val="NoSpacing"/>
        <w:numPr>
          <w:ilvl w:val="0"/>
          <w:numId w:val="14"/>
        </w:numPr>
        <w:rPr>
          <w:lang w:val="en-US"/>
        </w:rPr>
      </w:pPr>
      <w:r w:rsidRPr="00B24AD4">
        <w:rPr>
          <w:lang w:val="en-US"/>
        </w:rPr>
        <w:t>Material issue asks: “What did we hand over to the technician and what came back?”</w:t>
      </w:r>
    </w:p>
    <w:p w14:paraId="46CDD116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>My recommendation for your workflow:</w:t>
      </w:r>
    </w:p>
    <w:p w14:paraId="60DB0EA2" w14:textId="77777777" w:rsidR="00B24AD4" w:rsidRPr="00B24AD4" w:rsidRDefault="00B24AD4" w:rsidP="00B24AD4">
      <w:pPr>
        <w:pStyle w:val="NoSpacing"/>
        <w:numPr>
          <w:ilvl w:val="0"/>
          <w:numId w:val="15"/>
        </w:numPr>
        <w:rPr>
          <w:lang w:val="en-US"/>
        </w:rPr>
      </w:pPr>
      <w:r w:rsidRPr="00B24AD4">
        <w:rPr>
          <w:lang w:val="en-US"/>
        </w:rPr>
        <w:lastRenderedPageBreak/>
        <w:t>When quotation is selected, fetch quotation items into Material Issue automatically.</w:t>
      </w:r>
    </w:p>
    <w:p w14:paraId="4ECD4E4B" w14:textId="77777777" w:rsidR="00B24AD4" w:rsidRPr="00B24AD4" w:rsidRDefault="00B24AD4" w:rsidP="00B24AD4">
      <w:pPr>
        <w:pStyle w:val="NoSpacing"/>
        <w:numPr>
          <w:ilvl w:val="0"/>
          <w:numId w:val="15"/>
        </w:numPr>
        <w:rPr>
          <w:lang w:val="en-US"/>
        </w:rPr>
      </w:pPr>
      <w:r w:rsidRPr="00B24AD4">
        <w:rPr>
          <w:lang w:val="en-US"/>
        </w:rPr>
        <w:t>Do not force user to maintain Work Items manually.</w:t>
      </w:r>
    </w:p>
    <w:p w14:paraId="35416D3C" w14:textId="77777777" w:rsidR="00B24AD4" w:rsidRPr="00B24AD4" w:rsidRDefault="00B24AD4" w:rsidP="00B24AD4">
      <w:pPr>
        <w:pStyle w:val="NoSpacing"/>
        <w:numPr>
          <w:ilvl w:val="0"/>
          <w:numId w:val="15"/>
        </w:numPr>
        <w:rPr>
          <w:lang w:val="en-US"/>
        </w:rPr>
      </w:pPr>
      <w:r w:rsidRPr="00B24AD4">
        <w:rPr>
          <w:lang w:val="en-US"/>
        </w:rPr>
        <w:t xml:space="preserve">Keep </w:t>
      </w:r>
      <w:proofErr w:type="spellStart"/>
      <w:r w:rsidRPr="00B24AD4">
        <w:rPr>
          <w:lang w:val="en-US"/>
        </w:rPr>
        <w:t>work_order_items</w:t>
      </w:r>
      <w:proofErr w:type="spellEnd"/>
      <w:r w:rsidRPr="00B24AD4">
        <w:rPr>
          <w:lang w:val="en-US"/>
        </w:rPr>
        <w:t xml:space="preserve"> in database, but auto-create it from quotation/direct invoice scope for invoice generation.</w:t>
      </w:r>
    </w:p>
    <w:p w14:paraId="2A087668" w14:textId="77777777" w:rsidR="00B24AD4" w:rsidRPr="00B24AD4" w:rsidRDefault="00B24AD4" w:rsidP="00B24AD4">
      <w:pPr>
        <w:pStyle w:val="NoSpacing"/>
        <w:numPr>
          <w:ilvl w:val="0"/>
          <w:numId w:val="15"/>
        </w:numPr>
        <w:rPr>
          <w:lang w:val="en-US"/>
        </w:rPr>
      </w:pPr>
      <w:r w:rsidRPr="00B24AD4">
        <w:rPr>
          <w:lang w:val="en-US"/>
        </w:rPr>
        <w:t>In UI, hide or collapse Work Items unless it is a direct work order or user needs to add service/labor charges.</w:t>
      </w:r>
    </w:p>
    <w:p w14:paraId="21B344EE" w14:textId="77777777" w:rsidR="00B24AD4" w:rsidRPr="00B24AD4" w:rsidRDefault="00B24AD4" w:rsidP="00B24AD4">
      <w:pPr>
        <w:pStyle w:val="NoSpacing"/>
        <w:numPr>
          <w:ilvl w:val="0"/>
          <w:numId w:val="15"/>
        </w:numPr>
        <w:rPr>
          <w:lang w:val="en-US"/>
        </w:rPr>
      </w:pPr>
      <w:r w:rsidRPr="00B24AD4">
        <w:rPr>
          <w:lang w:val="en-US"/>
        </w:rPr>
        <w:t>Invoice should be generated from quotation/work order billing items, while material return should use material issue rows.</w:t>
      </w:r>
    </w:p>
    <w:p w14:paraId="75682D6F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>Best practical change:</w:t>
      </w:r>
    </w:p>
    <w:p w14:paraId="38A3E666" w14:textId="77777777" w:rsidR="00B24AD4" w:rsidRPr="00B24AD4" w:rsidRDefault="00B24AD4" w:rsidP="00B24AD4">
      <w:pPr>
        <w:pStyle w:val="NoSpacing"/>
        <w:numPr>
          <w:ilvl w:val="0"/>
          <w:numId w:val="16"/>
        </w:numPr>
        <w:rPr>
          <w:lang w:val="en-US"/>
        </w:rPr>
      </w:pPr>
      <w:r w:rsidRPr="00B24AD4">
        <w:rPr>
          <w:lang w:val="en-US"/>
        </w:rPr>
        <w:t>For quotation-based work order: show Material Issue prominently, auto-filled from quotation.</w:t>
      </w:r>
    </w:p>
    <w:p w14:paraId="02CAA044" w14:textId="77777777" w:rsidR="00B24AD4" w:rsidRPr="00B24AD4" w:rsidRDefault="00B24AD4" w:rsidP="00B24AD4">
      <w:pPr>
        <w:pStyle w:val="NoSpacing"/>
        <w:numPr>
          <w:ilvl w:val="0"/>
          <w:numId w:val="16"/>
        </w:numPr>
        <w:rPr>
          <w:lang w:val="en-US"/>
        </w:rPr>
      </w:pPr>
      <w:r w:rsidRPr="00B24AD4">
        <w:rPr>
          <w:lang w:val="en-US"/>
        </w:rPr>
        <w:t>Hide Work Items by default.</w:t>
      </w:r>
    </w:p>
    <w:p w14:paraId="3272EF93" w14:textId="77777777" w:rsidR="00B24AD4" w:rsidRPr="00B24AD4" w:rsidRDefault="00B24AD4" w:rsidP="00B24AD4">
      <w:pPr>
        <w:pStyle w:val="NoSpacing"/>
        <w:numPr>
          <w:ilvl w:val="0"/>
          <w:numId w:val="16"/>
        </w:numPr>
        <w:rPr>
          <w:lang w:val="en-US"/>
        </w:rPr>
      </w:pPr>
      <w:r w:rsidRPr="00B24AD4">
        <w:rPr>
          <w:lang w:val="en-US"/>
        </w:rPr>
        <w:t>For direct work order: allow adding material issue and optional billable service/labor item.</w:t>
      </w:r>
    </w:p>
    <w:p w14:paraId="7E5DADF2" w14:textId="77777777" w:rsidR="00B24AD4" w:rsidRPr="00B24AD4" w:rsidRDefault="00B24AD4" w:rsidP="00B24AD4">
      <w:pPr>
        <w:pStyle w:val="NoSpacing"/>
        <w:ind w:left="1080"/>
        <w:rPr>
          <w:lang w:val="en-US"/>
        </w:rPr>
      </w:pPr>
      <w:r w:rsidRPr="00B24AD4">
        <w:rPr>
          <w:lang w:val="en-US"/>
        </w:rPr>
        <w:t xml:space="preserve">I would not remove </w:t>
      </w:r>
      <w:proofErr w:type="spellStart"/>
      <w:r w:rsidRPr="00B24AD4">
        <w:rPr>
          <w:lang w:val="en-US"/>
        </w:rPr>
        <w:t>work_order_items</w:t>
      </w:r>
      <w:proofErr w:type="spellEnd"/>
      <w:r w:rsidRPr="00B24AD4">
        <w:rPr>
          <w:lang w:val="en-US"/>
        </w:rPr>
        <w:t xml:space="preserve"> table. It is useful for invoice generation and avoids depending forever on quotation rows, especially if work order is direct or needs additional labor/service charges.</w:t>
      </w:r>
    </w:p>
    <w:p w14:paraId="6A6EF20B" w14:textId="77777777" w:rsidR="001232AD" w:rsidRDefault="001232AD" w:rsidP="00BB6635">
      <w:pPr>
        <w:pStyle w:val="NoSpacing"/>
        <w:ind w:left="1080"/>
        <w:rPr>
          <w:lang w:val="en-US"/>
        </w:rPr>
      </w:pPr>
    </w:p>
    <w:p w14:paraId="1DC218B2" w14:textId="77777777" w:rsidR="008E6E57" w:rsidRPr="008E6E57" w:rsidRDefault="008E6E57" w:rsidP="008E6E57">
      <w:pPr>
        <w:pStyle w:val="NoSpacing"/>
        <w:ind w:left="1080"/>
        <w:rPr>
          <w:lang w:val="en-US"/>
        </w:rPr>
      </w:pPr>
      <w:r w:rsidRPr="008E6E57">
        <w:rPr>
          <w:lang w:val="en-US"/>
        </w:rPr>
        <w:t>work-orders/add in Material Issue table UI Material is not filled while choose quotation as work items</w:t>
      </w:r>
    </w:p>
    <w:p w14:paraId="3A3A331D" w14:textId="77777777" w:rsidR="008E6E57" w:rsidRDefault="008E6E57" w:rsidP="008E6E57">
      <w:pPr>
        <w:pStyle w:val="NoSpacing"/>
        <w:ind w:left="1080"/>
        <w:rPr>
          <w:lang w:val="en-US"/>
        </w:rPr>
      </w:pPr>
      <w:r w:rsidRPr="008E6E57">
        <w:rPr>
          <w:lang w:val="en-US"/>
        </w:rPr>
        <w:t>and Work Order Header part if choose again the direct work order option after reselect the instead of quotation, Work Items and Material Issue are not reset</w:t>
      </w:r>
    </w:p>
    <w:p w14:paraId="69543948" w14:textId="77777777" w:rsidR="00082202" w:rsidRDefault="00082202" w:rsidP="008E6E57">
      <w:pPr>
        <w:pStyle w:val="NoSpacing"/>
        <w:ind w:left="1080"/>
        <w:rPr>
          <w:lang w:val="en-US"/>
        </w:rPr>
      </w:pPr>
    </w:p>
    <w:p w14:paraId="53FDFF7D" w14:textId="77777777" w:rsidR="00082202" w:rsidRPr="00082202" w:rsidRDefault="00082202" w:rsidP="00082202">
      <w:pPr>
        <w:pStyle w:val="NoSpacing"/>
        <w:ind w:left="1080"/>
        <w:rPr>
          <w:lang w:val="en-US"/>
        </w:rPr>
      </w:pPr>
      <w:r w:rsidRPr="00082202">
        <w:rPr>
          <w:lang w:val="en-US"/>
        </w:rPr>
        <w:t>Stock Management not required in /stock</w:t>
      </w:r>
    </w:p>
    <w:p w14:paraId="523F4C2E" w14:textId="77777777" w:rsidR="00082202" w:rsidRPr="00082202" w:rsidRDefault="00082202" w:rsidP="00082202">
      <w:pPr>
        <w:pStyle w:val="NoSpacing"/>
        <w:ind w:left="1080"/>
        <w:rPr>
          <w:lang w:val="en-US"/>
        </w:rPr>
      </w:pPr>
      <w:r w:rsidRPr="00082202">
        <w:rPr>
          <w:lang w:val="en-US"/>
        </w:rPr>
        <w:t xml:space="preserve">because stock should be </w:t>
      </w:r>
      <w:proofErr w:type="gramStart"/>
      <w:r w:rsidRPr="00082202">
        <w:rPr>
          <w:lang w:val="en-US"/>
        </w:rPr>
        <w:t>maintain</w:t>
      </w:r>
      <w:proofErr w:type="gramEnd"/>
      <w:r w:rsidRPr="00082202">
        <w:rPr>
          <w:lang w:val="en-US"/>
        </w:rPr>
        <w:t xml:space="preserve"> while enter purchase items and material issue debit from stock and add the product return the material in material return modules</w:t>
      </w:r>
    </w:p>
    <w:p w14:paraId="5DE8F808" w14:textId="77777777" w:rsidR="00082202" w:rsidRDefault="00082202" w:rsidP="008E6E57">
      <w:pPr>
        <w:pStyle w:val="NoSpacing"/>
        <w:ind w:left="1080"/>
        <w:rPr>
          <w:lang w:val="en-US"/>
        </w:rPr>
      </w:pPr>
    </w:p>
    <w:p w14:paraId="2B65AFB4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>Yes, that is my recommendation.</w:t>
      </w:r>
    </w:p>
    <w:p w14:paraId="7712585D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 xml:space="preserve">Add these as products, but treat them as </w:t>
      </w:r>
      <w:r w:rsidRPr="0089262A">
        <w:rPr>
          <w:b/>
          <w:bCs/>
          <w:lang w:val="en-US"/>
        </w:rPr>
        <w:t>service/labor products</w:t>
      </w:r>
      <w:r w:rsidRPr="0089262A">
        <w:rPr>
          <w:lang w:val="en-US"/>
        </w:rPr>
        <w:t>, not stock materials:</w:t>
      </w:r>
    </w:p>
    <w:p w14:paraId="15D4EF09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Installation Charge</w:t>
      </w:r>
    </w:p>
    <w:p w14:paraId="24E2DA81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Service Charge</w:t>
      </w:r>
    </w:p>
    <w:p w14:paraId="2DE53D1D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Cable Laying Labor</w:t>
      </w:r>
    </w:p>
    <w:p w14:paraId="4E66487E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Camera Configuration</w:t>
      </w:r>
    </w:p>
    <w:p w14:paraId="44F7E423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Site Visit Charge</w:t>
      </w:r>
    </w:p>
    <w:p w14:paraId="74F7EECC" w14:textId="77777777" w:rsidR="0089262A" w:rsidRPr="0089262A" w:rsidRDefault="0089262A" w:rsidP="0089262A">
      <w:pPr>
        <w:pStyle w:val="NoSpacing"/>
        <w:numPr>
          <w:ilvl w:val="0"/>
          <w:numId w:val="17"/>
        </w:numPr>
        <w:rPr>
          <w:lang w:val="en-US"/>
        </w:rPr>
      </w:pPr>
      <w:r w:rsidRPr="0089262A">
        <w:rPr>
          <w:lang w:val="en-US"/>
        </w:rPr>
        <w:t>Maintenance Charge</w:t>
      </w:r>
    </w:p>
    <w:p w14:paraId="66911160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>Use them in Work Items so they can flow into invoice items. They should not be used in Material Issue.</w:t>
      </w:r>
    </w:p>
    <w:p w14:paraId="66548715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>Suggested setup in Product Master:</w:t>
      </w:r>
    </w:p>
    <w:p w14:paraId="53CF3075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89262A">
        <w:rPr>
          <w:lang w:val="en-US"/>
        </w:rPr>
        <w:t>product_type</w:t>
      </w:r>
      <w:proofErr w:type="spellEnd"/>
      <w:r w:rsidRPr="0089262A">
        <w:rPr>
          <w:lang w:val="en-US"/>
        </w:rPr>
        <w:t>: ideally add this field later with values like MATERIAL, SERVICE, LABOR</w:t>
      </w:r>
    </w:p>
    <w:p w14:paraId="4E82CDB2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r w:rsidRPr="0089262A">
        <w:rPr>
          <w:lang w:val="en-US"/>
        </w:rPr>
        <w:t>For now, use category like Service or Labor</w:t>
      </w:r>
    </w:p>
    <w:p w14:paraId="0B1A13AA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89262A">
        <w:rPr>
          <w:lang w:val="en-US"/>
        </w:rPr>
        <w:t>purchase_price</w:t>
      </w:r>
      <w:proofErr w:type="spellEnd"/>
      <w:r w:rsidRPr="0089262A">
        <w:rPr>
          <w:lang w:val="en-US"/>
        </w:rPr>
        <w:t>: 0</w:t>
      </w:r>
    </w:p>
    <w:p w14:paraId="027106C0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89262A">
        <w:rPr>
          <w:lang w:val="en-US"/>
        </w:rPr>
        <w:t>selling_price</w:t>
      </w:r>
      <w:proofErr w:type="spellEnd"/>
      <w:r w:rsidRPr="0089262A">
        <w:rPr>
          <w:lang w:val="en-US"/>
        </w:rPr>
        <w:t>: your standard charge</w:t>
      </w:r>
    </w:p>
    <w:p w14:paraId="451CAABF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r w:rsidRPr="0089262A">
        <w:rPr>
          <w:lang w:val="en-US"/>
        </w:rPr>
        <w:t>unit: JOB, HOUR, MTR, or NOS</w:t>
      </w:r>
    </w:p>
    <w:p w14:paraId="77CF47AA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89262A">
        <w:rPr>
          <w:lang w:val="en-US"/>
        </w:rPr>
        <w:t>gst_percent</w:t>
      </w:r>
      <w:proofErr w:type="spellEnd"/>
      <w:r w:rsidRPr="0089262A">
        <w:rPr>
          <w:lang w:val="en-US"/>
        </w:rPr>
        <w:t>: applicable GST</w:t>
      </w:r>
    </w:p>
    <w:p w14:paraId="65FD3346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proofErr w:type="spellStart"/>
      <w:r w:rsidRPr="0089262A">
        <w:rPr>
          <w:lang w:val="en-US"/>
        </w:rPr>
        <w:t>reorder_level</w:t>
      </w:r>
      <w:proofErr w:type="spellEnd"/>
      <w:r w:rsidRPr="0089262A">
        <w:rPr>
          <w:lang w:val="en-US"/>
        </w:rPr>
        <w:t>: 0</w:t>
      </w:r>
    </w:p>
    <w:p w14:paraId="3DA501A3" w14:textId="77777777" w:rsidR="0089262A" w:rsidRPr="0089262A" w:rsidRDefault="0089262A" w:rsidP="0089262A">
      <w:pPr>
        <w:pStyle w:val="NoSpacing"/>
        <w:numPr>
          <w:ilvl w:val="0"/>
          <w:numId w:val="18"/>
        </w:numPr>
        <w:rPr>
          <w:lang w:val="en-US"/>
        </w:rPr>
      </w:pPr>
      <w:r w:rsidRPr="0089262A">
        <w:rPr>
          <w:lang w:val="en-US"/>
        </w:rPr>
        <w:lastRenderedPageBreak/>
        <w:t>status: ACTIVE</w:t>
      </w:r>
    </w:p>
    <w:p w14:paraId="7E3C91B1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>Important rule:</w:t>
      </w:r>
    </w:p>
    <w:p w14:paraId="74AE3E71" w14:textId="77777777" w:rsidR="0089262A" w:rsidRPr="0089262A" w:rsidRDefault="0089262A" w:rsidP="0089262A">
      <w:pPr>
        <w:pStyle w:val="NoSpacing"/>
        <w:numPr>
          <w:ilvl w:val="0"/>
          <w:numId w:val="19"/>
        </w:numPr>
        <w:rPr>
          <w:lang w:val="en-US"/>
        </w:rPr>
      </w:pPr>
      <w:r w:rsidRPr="0089262A">
        <w:rPr>
          <w:lang w:val="en-US"/>
        </w:rPr>
        <w:t>Physical items like Camera, Cable, Connector: use in Material Issue</w:t>
      </w:r>
    </w:p>
    <w:p w14:paraId="5B9E5ABA" w14:textId="77777777" w:rsidR="0089262A" w:rsidRPr="0089262A" w:rsidRDefault="0089262A" w:rsidP="0089262A">
      <w:pPr>
        <w:pStyle w:val="NoSpacing"/>
        <w:numPr>
          <w:ilvl w:val="0"/>
          <w:numId w:val="19"/>
        </w:numPr>
        <w:rPr>
          <w:lang w:val="en-US"/>
        </w:rPr>
      </w:pPr>
      <w:r w:rsidRPr="0089262A">
        <w:rPr>
          <w:lang w:val="en-US"/>
        </w:rPr>
        <w:t>Labor/service items like Installation Charge: use in Work Items</w:t>
      </w:r>
    </w:p>
    <w:p w14:paraId="650B7E24" w14:textId="77777777" w:rsidR="0089262A" w:rsidRP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 xml:space="preserve">If we add </w:t>
      </w:r>
      <w:proofErr w:type="spellStart"/>
      <w:r w:rsidRPr="0089262A">
        <w:rPr>
          <w:lang w:val="en-US"/>
        </w:rPr>
        <w:t>product_type</w:t>
      </w:r>
      <w:proofErr w:type="spellEnd"/>
      <w:r w:rsidRPr="0089262A">
        <w:rPr>
          <w:lang w:val="en-US"/>
        </w:rPr>
        <w:t>, the UI can filter:</w:t>
      </w:r>
    </w:p>
    <w:p w14:paraId="04F30C7D" w14:textId="77777777" w:rsidR="0089262A" w:rsidRPr="0089262A" w:rsidRDefault="0089262A" w:rsidP="0089262A">
      <w:pPr>
        <w:pStyle w:val="NoSpacing"/>
        <w:numPr>
          <w:ilvl w:val="0"/>
          <w:numId w:val="20"/>
        </w:numPr>
        <w:rPr>
          <w:lang w:val="en-US"/>
        </w:rPr>
      </w:pPr>
      <w:r w:rsidRPr="0089262A">
        <w:rPr>
          <w:lang w:val="en-US"/>
        </w:rPr>
        <w:t>Work Items dropdown: show all products, or preferably SERVICE, LABOR, and billable MATERIAL</w:t>
      </w:r>
    </w:p>
    <w:p w14:paraId="7B32CFFA" w14:textId="77777777" w:rsidR="0089262A" w:rsidRPr="0089262A" w:rsidRDefault="0089262A" w:rsidP="0089262A">
      <w:pPr>
        <w:pStyle w:val="NoSpacing"/>
        <w:numPr>
          <w:ilvl w:val="0"/>
          <w:numId w:val="20"/>
        </w:numPr>
        <w:rPr>
          <w:lang w:val="en-US"/>
        </w:rPr>
      </w:pPr>
      <w:r w:rsidRPr="0089262A">
        <w:rPr>
          <w:lang w:val="en-US"/>
        </w:rPr>
        <w:t>Material Issue dropdown: show only MATERIAL products</w:t>
      </w:r>
    </w:p>
    <w:p w14:paraId="6761AF57" w14:textId="77777777" w:rsidR="0089262A" w:rsidRDefault="0089262A" w:rsidP="0089262A">
      <w:pPr>
        <w:pStyle w:val="NoSpacing"/>
        <w:ind w:left="1080"/>
        <w:rPr>
          <w:lang w:val="en-US"/>
        </w:rPr>
      </w:pPr>
      <w:r w:rsidRPr="0089262A">
        <w:rPr>
          <w:lang w:val="en-US"/>
        </w:rPr>
        <w:t>That would make the flow much cleaner.</w:t>
      </w:r>
    </w:p>
    <w:p w14:paraId="32E36348" w14:textId="77777777" w:rsidR="0088729F" w:rsidRDefault="0088729F" w:rsidP="0089262A">
      <w:pPr>
        <w:pStyle w:val="NoSpacing"/>
        <w:ind w:left="1080"/>
        <w:rPr>
          <w:lang w:val="en-US"/>
        </w:rPr>
      </w:pPr>
    </w:p>
    <w:p w14:paraId="227C09C6" w14:textId="77777777" w:rsidR="0088729F" w:rsidRDefault="0088729F" w:rsidP="0089262A">
      <w:pPr>
        <w:pStyle w:val="NoSpacing"/>
        <w:ind w:left="1080"/>
        <w:rPr>
          <w:lang w:val="en-US"/>
        </w:rPr>
      </w:pPr>
    </w:p>
    <w:p w14:paraId="56F0FDF2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 xml:space="preserve">Add product details first in </w:t>
      </w:r>
      <w:r w:rsidRPr="0088729F">
        <w:rPr>
          <w:b/>
          <w:bCs/>
          <w:lang w:val="en-US"/>
        </w:rPr>
        <w:t>Product Master</w:t>
      </w:r>
      <w:r w:rsidRPr="0088729F">
        <w:rPr>
          <w:lang w:val="en-US"/>
        </w:rPr>
        <w:t>, not directly in Work Items or Material Issue.</w:t>
      </w:r>
    </w:p>
    <w:p w14:paraId="764B241F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>Then use them like this:</w:t>
      </w:r>
    </w:p>
    <w:p w14:paraId="3BB5B917" w14:textId="77777777" w:rsidR="0088729F" w:rsidRPr="0088729F" w:rsidRDefault="0088729F" w:rsidP="0088729F">
      <w:pPr>
        <w:pStyle w:val="NoSpacing"/>
        <w:numPr>
          <w:ilvl w:val="0"/>
          <w:numId w:val="21"/>
        </w:numPr>
        <w:rPr>
          <w:lang w:val="en-US"/>
        </w:rPr>
      </w:pPr>
      <w:r w:rsidRPr="0088729F">
        <w:rPr>
          <w:b/>
          <w:bCs/>
          <w:lang w:val="en-US"/>
        </w:rPr>
        <w:t>Work Items</w:t>
      </w:r>
      <w:r w:rsidRPr="0088729F">
        <w:rPr>
          <w:lang w:val="en-US"/>
        </w:rPr>
        <w:br/>
        <w:t>Add billable/customer-facing items here.</w:t>
      </w:r>
      <w:r w:rsidRPr="0088729F">
        <w:rPr>
          <w:lang w:val="en-US"/>
        </w:rPr>
        <w:br/>
        <w:t>Example:</w:t>
      </w:r>
    </w:p>
    <w:p w14:paraId="458A7CB3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Installation Charge</w:t>
      </w:r>
    </w:p>
    <w:p w14:paraId="6CDEB498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Cable Laying Labor</w:t>
      </w:r>
    </w:p>
    <w:p w14:paraId="36C315B1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Camera Configuration</w:t>
      </w:r>
    </w:p>
    <w:p w14:paraId="7524057C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Service Charge</w:t>
      </w:r>
    </w:p>
    <w:p w14:paraId="01F34C41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>These go to invoice.</w:t>
      </w:r>
    </w:p>
    <w:p w14:paraId="6DC103CC" w14:textId="77777777" w:rsidR="0088729F" w:rsidRPr="0088729F" w:rsidRDefault="0088729F" w:rsidP="0088729F">
      <w:pPr>
        <w:pStyle w:val="NoSpacing"/>
        <w:numPr>
          <w:ilvl w:val="0"/>
          <w:numId w:val="21"/>
        </w:numPr>
        <w:rPr>
          <w:lang w:val="en-US"/>
        </w:rPr>
      </w:pPr>
      <w:r w:rsidRPr="0088729F">
        <w:rPr>
          <w:b/>
          <w:bCs/>
          <w:lang w:val="en-US"/>
        </w:rPr>
        <w:t>Material Issue</w:t>
      </w:r>
      <w:r w:rsidRPr="0088729F">
        <w:rPr>
          <w:lang w:val="en-US"/>
        </w:rPr>
        <w:br/>
        <w:t>Add physical stock/material items here.</w:t>
      </w:r>
      <w:r w:rsidRPr="0088729F">
        <w:rPr>
          <w:lang w:val="en-US"/>
        </w:rPr>
        <w:br/>
        <w:t>Example:</w:t>
      </w:r>
    </w:p>
    <w:p w14:paraId="20BB8D11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CCTV Camera</w:t>
      </w:r>
    </w:p>
    <w:p w14:paraId="561F9B91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Cable</w:t>
      </w:r>
    </w:p>
    <w:p w14:paraId="159FF414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Connector</w:t>
      </w:r>
    </w:p>
    <w:p w14:paraId="3463540C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Router</w:t>
      </w:r>
    </w:p>
    <w:p w14:paraId="619C0D59" w14:textId="77777777" w:rsidR="0088729F" w:rsidRPr="0088729F" w:rsidRDefault="0088729F" w:rsidP="0088729F">
      <w:pPr>
        <w:pStyle w:val="NoSpacing"/>
        <w:numPr>
          <w:ilvl w:val="1"/>
          <w:numId w:val="21"/>
        </w:numPr>
        <w:rPr>
          <w:lang w:val="en-US"/>
        </w:rPr>
      </w:pPr>
      <w:r w:rsidRPr="0088729F">
        <w:rPr>
          <w:lang w:val="en-US"/>
        </w:rPr>
        <w:t>ONU</w:t>
      </w:r>
    </w:p>
    <w:p w14:paraId="3AB909FE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>These debit stock and can be returned later.</w:t>
      </w:r>
    </w:p>
    <w:p w14:paraId="67C11602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>About your second question: yes, technically after adding Work Items, we can fetch/copy selected physical products into Material Issue. But I recommend this rule:</w:t>
      </w:r>
    </w:p>
    <w:p w14:paraId="75764887" w14:textId="77777777" w:rsidR="0088729F" w:rsidRPr="0088729F" w:rsidRDefault="0088729F" w:rsidP="0088729F">
      <w:pPr>
        <w:pStyle w:val="NoSpacing"/>
        <w:numPr>
          <w:ilvl w:val="0"/>
          <w:numId w:val="22"/>
        </w:numPr>
        <w:rPr>
          <w:lang w:val="en-US"/>
        </w:rPr>
      </w:pPr>
      <w:r w:rsidRPr="0088729F">
        <w:rPr>
          <w:lang w:val="en-US"/>
        </w:rPr>
        <w:t>If Work Item product is a physical material, copy it to Material Issue.</w:t>
      </w:r>
    </w:p>
    <w:p w14:paraId="55C96245" w14:textId="77777777" w:rsidR="0088729F" w:rsidRPr="0088729F" w:rsidRDefault="0088729F" w:rsidP="0088729F">
      <w:pPr>
        <w:pStyle w:val="NoSpacing"/>
        <w:numPr>
          <w:ilvl w:val="0"/>
          <w:numId w:val="22"/>
        </w:numPr>
        <w:rPr>
          <w:lang w:val="en-US"/>
        </w:rPr>
      </w:pPr>
      <w:r w:rsidRPr="0088729F">
        <w:rPr>
          <w:lang w:val="en-US"/>
        </w:rPr>
        <w:t>If Work Item product is service/labor, do not copy it.</w:t>
      </w:r>
    </w:p>
    <w:p w14:paraId="29CBDB64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 xml:space="preserve">For that, we should add a </w:t>
      </w:r>
      <w:proofErr w:type="spellStart"/>
      <w:r w:rsidRPr="0088729F">
        <w:rPr>
          <w:lang w:val="en-US"/>
        </w:rPr>
        <w:t>product_type</w:t>
      </w:r>
      <w:proofErr w:type="spellEnd"/>
      <w:r w:rsidRPr="0088729F">
        <w:rPr>
          <w:lang w:val="en-US"/>
        </w:rPr>
        <w:t xml:space="preserve"> field:</w:t>
      </w:r>
    </w:p>
    <w:p w14:paraId="0CAC5B81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proofErr w:type="spellStart"/>
      <w:r w:rsidRPr="0088729F">
        <w:rPr>
          <w:lang w:val="en-US"/>
        </w:rPr>
        <w:t>product_type</w:t>
      </w:r>
      <w:proofErr w:type="spellEnd"/>
      <w:r w:rsidRPr="0088729F">
        <w:rPr>
          <w:lang w:val="en-US"/>
        </w:rPr>
        <w:t xml:space="preserve"> ENUM('MATERIAL','SERVICE','LABOR') DEFAULT 'MATERIAL'</w:t>
      </w:r>
    </w:p>
    <w:p w14:paraId="4B3F24FA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>Then the system can automatically:</w:t>
      </w:r>
    </w:p>
    <w:p w14:paraId="507A5EBD" w14:textId="77777777" w:rsidR="0088729F" w:rsidRPr="0088729F" w:rsidRDefault="0088729F" w:rsidP="0088729F">
      <w:pPr>
        <w:pStyle w:val="NoSpacing"/>
        <w:numPr>
          <w:ilvl w:val="0"/>
          <w:numId w:val="23"/>
        </w:numPr>
        <w:rPr>
          <w:lang w:val="en-US"/>
        </w:rPr>
      </w:pPr>
      <w:r w:rsidRPr="0088729F">
        <w:rPr>
          <w:lang w:val="en-US"/>
        </w:rPr>
        <w:t>Show SERVICE and LABOR in Work Items</w:t>
      </w:r>
    </w:p>
    <w:p w14:paraId="0191634A" w14:textId="77777777" w:rsidR="0088729F" w:rsidRPr="0088729F" w:rsidRDefault="0088729F" w:rsidP="0088729F">
      <w:pPr>
        <w:pStyle w:val="NoSpacing"/>
        <w:numPr>
          <w:ilvl w:val="0"/>
          <w:numId w:val="23"/>
        </w:numPr>
        <w:rPr>
          <w:lang w:val="en-US"/>
        </w:rPr>
      </w:pPr>
      <w:r w:rsidRPr="0088729F">
        <w:rPr>
          <w:lang w:val="en-US"/>
        </w:rPr>
        <w:t>Show only MATERIAL in Material Issue</w:t>
      </w:r>
    </w:p>
    <w:p w14:paraId="419AAD34" w14:textId="77777777" w:rsidR="0088729F" w:rsidRPr="0088729F" w:rsidRDefault="0088729F" w:rsidP="0088729F">
      <w:pPr>
        <w:pStyle w:val="NoSpacing"/>
        <w:numPr>
          <w:ilvl w:val="0"/>
          <w:numId w:val="23"/>
        </w:numPr>
        <w:rPr>
          <w:lang w:val="en-US"/>
        </w:rPr>
      </w:pPr>
      <w:r w:rsidRPr="0088729F">
        <w:rPr>
          <w:lang w:val="en-US"/>
        </w:rPr>
        <w:t>Copy only MATERIAL work items into Material Issue</w:t>
      </w:r>
    </w:p>
    <w:p w14:paraId="65F37AE2" w14:textId="77777777" w:rsidR="0088729F" w:rsidRPr="0088729F" w:rsidRDefault="0088729F" w:rsidP="0088729F">
      <w:pPr>
        <w:pStyle w:val="NoSpacing"/>
        <w:ind w:left="1080"/>
        <w:rPr>
          <w:lang w:val="en-US"/>
        </w:rPr>
      </w:pPr>
      <w:r w:rsidRPr="0088729F">
        <w:rPr>
          <w:lang w:val="en-US"/>
        </w:rPr>
        <w:t xml:space="preserve">Without </w:t>
      </w:r>
      <w:proofErr w:type="spellStart"/>
      <w:r w:rsidRPr="0088729F">
        <w:rPr>
          <w:lang w:val="en-US"/>
        </w:rPr>
        <w:t>product_type</w:t>
      </w:r>
      <w:proofErr w:type="spellEnd"/>
      <w:r w:rsidRPr="0088729F">
        <w:rPr>
          <w:lang w:val="en-US"/>
        </w:rPr>
        <w:t>, the app cannot reliably know whether “Installation Charge” is stock or service.</w:t>
      </w:r>
    </w:p>
    <w:p w14:paraId="2301802B" w14:textId="77777777" w:rsidR="0088729F" w:rsidRPr="0089262A" w:rsidRDefault="0088729F" w:rsidP="0089262A">
      <w:pPr>
        <w:pStyle w:val="NoSpacing"/>
        <w:ind w:left="1080"/>
        <w:rPr>
          <w:lang w:val="en-US"/>
        </w:rPr>
      </w:pPr>
    </w:p>
    <w:p w14:paraId="1C226E6E" w14:textId="77777777" w:rsidR="0089262A" w:rsidRPr="008E6E57" w:rsidRDefault="0089262A" w:rsidP="008E6E57">
      <w:pPr>
        <w:pStyle w:val="NoSpacing"/>
        <w:ind w:left="1080"/>
        <w:rPr>
          <w:lang w:val="en-US"/>
        </w:rPr>
      </w:pPr>
    </w:p>
    <w:p w14:paraId="06032611" w14:textId="77777777" w:rsidR="008E6E57" w:rsidRDefault="008E6E57" w:rsidP="00BB6635">
      <w:pPr>
        <w:pStyle w:val="NoSpacing"/>
        <w:ind w:left="1080"/>
        <w:rPr>
          <w:lang w:val="en-US"/>
        </w:rPr>
      </w:pPr>
    </w:p>
    <w:p w14:paraId="4A21BBC6" w14:textId="72654DEE" w:rsidR="001F4B85" w:rsidRDefault="00A23CB8" w:rsidP="00BB6635">
      <w:pPr>
        <w:pStyle w:val="NoSpacing"/>
        <w:ind w:left="1080"/>
        <w:rPr>
          <w:lang w:val="en-US"/>
        </w:rPr>
      </w:pPr>
      <w:r>
        <w:rPr>
          <w:lang w:val="en-US"/>
        </w:rPr>
        <w:lastRenderedPageBreak/>
        <w:t>Work order changes</w:t>
      </w:r>
    </w:p>
    <w:p w14:paraId="3F3F72DF" w14:textId="0FC6955D" w:rsidR="00A23CB8" w:rsidRDefault="00A23CB8" w:rsidP="00BB6635">
      <w:pPr>
        <w:pStyle w:val="NoSpacing"/>
        <w:ind w:left="1080"/>
        <w:rPr>
          <w:lang w:val="en-US"/>
        </w:rPr>
      </w:pPr>
    </w:p>
    <w:p w14:paraId="789B34C0" w14:textId="16008C02" w:rsidR="007506E4" w:rsidRPr="00705F9D" w:rsidRDefault="00705F9D" w:rsidP="007506E4">
      <w:pPr>
        <w:pStyle w:val="NoSpacing"/>
        <w:ind w:left="1080"/>
        <w:rPr>
          <w:lang w:val="en-US"/>
        </w:rPr>
      </w:pPr>
      <w:r w:rsidRPr="00705F9D">
        <w:rPr>
          <w:lang w:val="en-US"/>
        </w:rPr>
        <w:t>1.</w:t>
      </w:r>
      <w:r w:rsidR="003B0F9A" w:rsidRPr="00705F9D">
        <w:rPr>
          <w:lang w:val="en-US"/>
        </w:rPr>
        <w:t xml:space="preserve">While create the new work order, in that screen </w:t>
      </w:r>
      <w:r w:rsidR="007506E4" w:rsidRPr="00705F9D">
        <w:rPr>
          <w:lang w:val="en-US"/>
        </w:rPr>
        <w:t xml:space="preserve">Work Items section we can </w:t>
      </w:r>
      <w:r w:rsidR="00DF7F7F" w:rsidRPr="00705F9D">
        <w:rPr>
          <w:lang w:val="en-US"/>
        </w:rPr>
        <w:t>have</w:t>
      </w:r>
      <w:r w:rsidR="007506E4" w:rsidRPr="00705F9D">
        <w:rPr>
          <w:lang w:val="en-US"/>
        </w:rPr>
        <w:t xml:space="preserve"> material issue and material </w:t>
      </w:r>
      <w:r w:rsidR="009025F2" w:rsidRPr="00705F9D">
        <w:rPr>
          <w:lang w:val="en-US"/>
        </w:rPr>
        <w:t xml:space="preserve">return </w:t>
      </w:r>
      <w:proofErr w:type="gramStart"/>
      <w:r w:rsidR="009025F2" w:rsidRPr="00705F9D">
        <w:rPr>
          <w:lang w:val="en-US"/>
        </w:rPr>
        <w:t>part  don’t</w:t>
      </w:r>
      <w:proofErr w:type="gramEnd"/>
      <w:r w:rsidR="009025F2" w:rsidRPr="00705F9D">
        <w:rPr>
          <w:lang w:val="en-US"/>
        </w:rPr>
        <w:t xml:space="preserve"> need</w:t>
      </w:r>
      <w:r w:rsidR="00E56B9D" w:rsidRPr="00705F9D">
        <w:rPr>
          <w:lang w:val="en-US"/>
        </w:rPr>
        <w:t xml:space="preserve"> in the work order creation screen</w:t>
      </w:r>
      <w:r w:rsidR="009025F2" w:rsidRPr="00705F9D">
        <w:rPr>
          <w:lang w:val="en-US"/>
        </w:rPr>
        <w:t xml:space="preserve">, </w:t>
      </w:r>
    </w:p>
    <w:p w14:paraId="3D7D9BAE" w14:textId="6689683E" w:rsidR="009025F2" w:rsidRPr="00705F9D" w:rsidRDefault="00705F9D" w:rsidP="007506E4">
      <w:pPr>
        <w:pStyle w:val="NoSpacing"/>
        <w:ind w:left="1080"/>
        <w:rPr>
          <w:lang w:val="en-US"/>
        </w:rPr>
      </w:pPr>
      <w:r w:rsidRPr="00705F9D">
        <w:rPr>
          <w:lang w:val="en-US"/>
        </w:rPr>
        <w:t xml:space="preserve">2. </w:t>
      </w:r>
      <w:r w:rsidR="009025F2" w:rsidRPr="00705F9D">
        <w:rPr>
          <w:lang w:val="en-US"/>
        </w:rPr>
        <w:t xml:space="preserve">After completed and saved the work items </w:t>
      </w:r>
    </w:p>
    <w:p w14:paraId="31F2A6FF" w14:textId="2D5F72D1" w:rsidR="009E7B20" w:rsidRPr="00705F9D" w:rsidRDefault="00705F9D" w:rsidP="007506E4">
      <w:pPr>
        <w:pStyle w:val="NoSpacing"/>
        <w:ind w:left="1080"/>
        <w:rPr>
          <w:lang w:val="en-US"/>
        </w:rPr>
      </w:pPr>
      <w:r>
        <w:rPr>
          <w:lang w:val="en-US"/>
        </w:rPr>
        <w:t xml:space="preserve">3. </w:t>
      </w:r>
      <w:r w:rsidR="009E7B20" w:rsidRPr="00705F9D">
        <w:rPr>
          <w:lang w:val="en-US"/>
        </w:rPr>
        <w:t xml:space="preserve">Material issue menu should enable </w:t>
      </w:r>
      <w:r w:rsidR="00B465F0" w:rsidRPr="00705F9D">
        <w:rPr>
          <w:lang w:val="en-US"/>
        </w:rPr>
        <w:t>in the work order list action menu list</w:t>
      </w:r>
    </w:p>
    <w:p w14:paraId="094ED2D7" w14:textId="047A8D1B" w:rsidR="00B465F0" w:rsidRPr="00705F9D" w:rsidRDefault="002C3704" w:rsidP="007506E4">
      <w:pPr>
        <w:pStyle w:val="NoSpacing"/>
        <w:ind w:left="1080"/>
        <w:rPr>
          <w:lang w:val="en-US"/>
        </w:rPr>
      </w:pPr>
      <w:r>
        <w:rPr>
          <w:lang w:val="en-US"/>
        </w:rPr>
        <w:t>4.</w:t>
      </w:r>
      <w:r w:rsidR="009574E3">
        <w:rPr>
          <w:lang w:val="en-US"/>
        </w:rPr>
        <w:t xml:space="preserve">It </w:t>
      </w:r>
      <w:r w:rsidR="0063104F">
        <w:rPr>
          <w:lang w:val="en-US"/>
        </w:rPr>
        <w:t>go</w:t>
      </w:r>
      <w:r w:rsidR="009574E3">
        <w:rPr>
          <w:lang w:val="en-US"/>
        </w:rPr>
        <w:t xml:space="preserve"> to a new screen to material issue, </w:t>
      </w:r>
      <w:r w:rsidR="00FA2BA9" w:rsidRPr="00705F9D">
        <w:rPr>
          <w:lang w:val="en-US"/>
        </w:rPr>
        <w:t xml:space="preserve">In the header </w:t>
      </w:r>
      <w:proofErr w:type="gramStart"/>
      <w:r w:rsidR="00FA2BA9" w:rsidRPr="00705F9D">
        <w:rPr>
          <w:lang w:val="en-US"/>
        </w:rPr>
        <w:t>widget ,</w:t>
      </w:r>
      <w:proofErr w:type="gramEnd"/>
      <w:r w:rsidR="00FA2BA9" w:rsidRPr="00705F9D">
        <w:rPr>
          <w:lang w:val="en-US"/>
        </w:rPr>
        <w:t xml:space="preserve"> can show the work order details </w:t>
      </w:r>
      <w:r w:rsidR="00E221A1">
        <w:rPr>
          <w:lang w:val="en-US"/>
        </w:rPr>
        <w:t>as</w:t>
      </w:r>
      <w:r w:rsidR="00FA2BA9" w:rsidRPr="00705F9D">
        <w:rPr>
          <w:lang w:val="en-US"/>
        </w:rPr>
        <w:t xml:space="preserve"> display </w:t>
      </w:r>
      <w:r w:rsidR="00DA5929" w:rsidRPr="00705F9D">
        <w:rPr>
          <w:lang w:val="en-US"/>
        </w:rPr>
        <w:t>field</w:t>
      </w:r>
    </w:p>
    <w:p w14:paraId="670F36F2" w14:textId="343A219B" w:rsidR="00DA5929" w:rsidRPr="00705F9D" w:rsidRDefault="00E221A1" w:rsidP="007506E4">
      <w:pPr>
        <w:pStyle w:val="NoSpacing"/>
        <w:ind w:left="1080"/>
        <w:rPr>
          <w:lang w:val="en-US"/>
        </w:rPr>
      </w:pPr>
      <w:r>
        <w:rPr>
          <w:lang w:val="en-US"/>
        </w:rPr>
        <w:t>5.</w:t>
      </w:r>
      <w:r w:rsidR="00DA5929" w:rsidRPr="00705F9D">
        <w:rPr>
          <w:lang w:val="en-US"/>
        </w:rPr>
        <w:t xml:space="preserve">In the material issue list below </w:t>
      </w:r>
      <w:r w:rsidR="006C2909" w:rsidRPr="00705F9D">
        <w:rPr>
          <w:lang w:val="en-US"/>
        </w:rPr>
        <w:t xml:space="preserve">can </w:t>
      </w:r>
      <w:r w:rsidR="00E12831" w:rsidRPr="00705F9D">
        <w:rPr>
          <w:lang w:val="en-US"/>
        </w:rPr>
        <w:t xml:space="preserve">show the </w:t>
      </w:r>
      <w:r w:rsidR="00552080" w:rsidRPr="00705F9D">
        <w:rPr>
          <w:lang w:val="en-US"/>
        </w:rPr>
        <w:t>material return area</w:t>
      </w:r>
    </w:p>
    <w:p w14:paraId="3CF6AECA" w14:textId="3A676B5A" w:rsidR="00552080" w:rsidRPr="00705F9D" w:rsidRDefault="0063104F" w:rsidP="007506E4">
      <w:pPr>
        <w:pStyle w:val="NoSpacing"/>
        <w:ind w:left="1080"/>
        <w:rPr>
          <w:lang w:val="en-US"/>
        </w:rPr>
      </w:pPr>
      <w:r>
        <w:rPr>
          <w:lang w:val="en-US"/>
        </w:rPr>
        <w:t>6.</w:t>
      </w:r>
      <w:r w:rsidR="00552080" w:rsidRPr="00705F9D">
        <w:rPr>
          <w:lang w:val="en-US"/>
        </w:rPr>
        <w:t xml:space="preserve"> In the </w:t>
      </w:r>
      <w:r w:rsidRPr="00705F9D">
        <w:rPr>
          <w:lang w:val="en-US"/>
        </w:rPr>
        <w:t xml:space="preserve">material </w:t>
      </w:r>
      <w:r w:rsidR="00552080" w:rsidRPr="00705F9D">
        <w:rPr>
          <w:lang w:val="en-US"/>
        </w:rPr>
        <w:t xml:space="preserve">issue row need to add a button “Return” when we click the </w:t>
      </w:r>
      <w:proofErr w:type="spellStart"/>
      <w:r w:rsidR="00552080" w:rsidRPr="00705F9D">
        <w:rPr>
          <w:lang w:val="en-US"/>
        </w:rPr>
        <w:t>the</w:t>
      </w:r>
      <w:proofErr w:type="spellEnd"/>
      <w:r w:rsidR="00552080" w:rsidRPr="00705F9D">
        <w:rPr>
          <w:lang w:val="en-US"/>
        </w:rPr>
        <w:t xml:space="preserve"> button </w:t>
      </w:r>
      <w:r w:rsidR="00B3304C" w:rsidRPr="00705F9D">
        <w:rPr>
          <w:lang w:val="en-US"/>
        </w:rPr>
        <w:t>same material should add in material return row without qty, user can fill the qty and other details</w:t>
      </w:r>
    </w:p>
    <w:p w14:paraId="12328C65" w14:textId="75439425" w:rsidR="003B0F9A" w:rsidRDefault="003B0F9A" w:rsidP="00BB6635">
      <w:pPr>
        <w:pStyle w:val="NoSpacing"/>
        <w:ind w:left="1080"/>
        <w:rPr>
          <w:lang w:val="en-US"/>
        </w:rPr>
      </w:pPr>
    </w:p>
    <w:p w14:paraId="32108DB5" w14:textId="4B580726" w:rsidR="004156DC" w:rsidRDefault="004156DC" w:rsidP="004156DC">
      <w:pPr>
        <w:pStyle w:val="NoSpacing"/>
        <w:numPr>
          <w:ilvl w:val="1"/>
          <w:numId w:val="19"/>
        </w:numPr>
        <w:rPr>
          <w:b/>
          <w:bCs/>
          <w:lang w:val="en-US"/>
        </w:rPr>
      </w:pPr>
      <w:r w:rsidRPr="004156DC">
        <w:rPr>
          <w:b/>
          <w:bCs/>
          <w:lang w:val="en-US"/>
        </w:rPr>
        <w:t>Issue Material</w:t>
      </w:r>
      <w:r>
        <w:rPr>
          <w:b/>
          <w:bCs/>
          <w:lang w:val="en-US"/>
        </w:rPr>
        <w:t xml:space="preserve"> is not required </w:t>
      </w:r>
    </w:p>
    <w:p w14:paraId="0E459B34" w14:textId="7D6895C3" w:rsidR="004156DC" w:rsidRDefault="007172B8" w:rsidP="004156DC">
      <w:pPr>
        <w:pStyle w:val="NoSpacing"/>
        <w:numPr>
          <w:ilvl w:val="1"/>
          <w:numId w:val="19"/>
        </w:numPr>
        <w:rPr>
          <w:b/>
          <w:bCs/>
          <w:lang w:val="en-US"/>
        </w:rPr>
      </w:pPr>
      <w:r>
        <w:rPr>
          <w:b/>
          <w:bCs/>
          <w:lang w:val="en-US"/>
        </w:rPr>
        <w:t>Material issue list should fetch all “</w:t>
      </w:r>
      <w:proofErr w:type="spellStart"/>
      <w:r>
        <w:rPr>
          <w:b/>
          <w:bCs/>
          <w:lang w:val="en-US"/>
        </w:rPr>
        <w:t>product_type</w:t>
      </w:r>
      <w:proofErr w:type="spellEnd"/>
      <w:r>
        <w:rPr>
          <w:b/>
          <w:bCs/>
          <w:lang w:val="en-US"/>
        </w:rPr>
        <w:t xml:space="preserve"> = material” here </w:t>
      </w:r>
    </w:p>
    <w:p w14:paraId="12C8CE79" w14:textId="4EE7072D" w:rsidR="007172B8" w:rsidRDefault="007172B8" w:rsidP="004156DC">
      <w:pPr>
        <w:pStyle w:val="NoSpacing"/>
        <w:numPr>
          <w:ilvl w:val="1"/>
          <w:numId w:val="19"/>
        </w:numPr>
        <w:rPr>
          <w:b/>
          <w:bCs/>
          <w:lang w:val="en-US"/>
        </w:rPr>
      </w:pPr>
      <w:r>
        <w:rPr>
          <w:b/>
          <w:bCs/>
          <w:lang w:val="en-US"/>
        </w:rPr>
        <w:t>If want to add new row, need a button at bottom of table “Add Material”</w:t>
      </w:r>
    </w:p>
    <w:p w14:paraId="19991459" w14:textId="77777777" w:rsidR="007172B8" w:rsidRDefault="007172B8" w:rsidP="00CC3F1B">
      <w:pPr>
        <w:pStyle w:val="NoSpacing"/>
        <w:ind w:left="1440"/>
        <w:rPr>
          <w:b/>
          <w:bCs/>
          <w:lang w:val="en-US"/>
        </w:rPr>
      </w:pPr>
    </w:p>
    <w:p w14:paraId="38DD72AF" w14:textId="5C69996A" w:rsidR="00B813A3" w:rsidRDefault="00B813A3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Use reusable components all the forms as like brand, product </w:t>
      </w:r>
    </w:p>
    <w:p w14:paraId="6771D050" w14:textId="77777777" w:rsidR="00CA1F75" w:rsidRDefault="00CA1F75" w:rsidP="00CC3F1B">
      <w:pPr>
        <w:pStyle w:val="NoSpacing"/>
        <w:ind w:left="1440"/>
        <w:rPr>
          <w:b/>
          <w:bCs/>
          <w:lang w:val="en-US"/>
        </w:rPr>
      </w:pPr>
    </w:p>
    <w:p w14:paraId="12FF30EB" w14:textId="77777777" w:rsidR="00CA1F75" w:rsidRDefault="00CA1F75" w:rsidP="00CC3F1B">
      <w:pPr>
        <w:pStyle w:val="NoSpacing"/>
        <w:ind w:left="1440"/>
        <w:rPr>
          <w:b/>
          <w:bCs/>
          <w:lang w:val="en-US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576"/>
      </w:tblGrid>
      <w:tr w:rsidR="00CA1F75" w14:paraId="516E69FA" w14:textId="77777777" w:rsidTr="00AC244A">
        <w:tc>
          <w:tcPr>
            <w:tcW w:w="7576" w:type="dxa"/>
          </w:tcPr>
          <w:tbl>
            <w:tblPr>
              <w:tblW w:w="10068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27"/>
              <w:gridCol w:w="2584"/>
              <w:gridCol w:w="3257"/>
            </w:tblGrid>
            <w:tr w:rsidR="00CA1F75" w:rsidRPr="00CA1F75" w14:paraId="6FE9D53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6BF84F1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Asian Paints Tractor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0C5C04DE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Budget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41338108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₹130-180/L</w:t>
                  </w: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 </w:t>
                  </w:r>
                  <w:hyperlink r:id="rId6" w:tgtFrame="_blank" w:history="1">
                    <w:r w:rsidRPr="00CA1F75">
                      <w:rPr>
                        <w:rFonts w:ascii="Inter Fallback" w:eastAsia="Times New Roman" w:hAnsi="Inter Fallback" w:cs="Times New Roman"/>
                        <w:color w:val="0000FF"/>
                        <w:kern w:val="0"/>
                        <w:bdr w:val="single" w:sz="2" w:space="0" w:color="E5E7EB" w:frame="1"/>
                        <w:shd w:val="clear" w:color="auto" w:fill="F9F9F9"/>
                        <w:lang w:val="en-US"/>
                        <w14:ligatures w14:val="none"/>
                      </w:rPr>
                      <w:t>nobroker.in</w:t>
                    </w:r>
                  </w:hyperlink>
                </w:p>
              </w:tc>
            </w:tr>
            <w:tr w:rsidR="00CA1F75" w:rsidRPr="00CA1F75" w14:paraId="029459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78A5797E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proofErr w:type="spellStart"/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Apcolite</w:t>
                  </w:r>
                  <w:proofErr w:type="spellEnd"/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 xml:space="preserve"> Premium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7F32C0CB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Mid-range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91B2CD9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₹250-300/L</w:t>
                  </w: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 </w:t>
                  </w:r>
                  <w:hyperlink r:id="rId7" w:tgtFrame="_blank" w:history="1">
                    <w:r w:rsidRPr="00CA1F75">
                      <w:rPr>
                        <w:rFonts w:ascii="Inter Fallback" w:eastAsia="Times New Roman" w:hAnsi="Inter Fallback" w:cs="Times New Roman"/>
                        <w:color w:val="0000FF"/>
                        <w:kern w:val="0"/>
                        <w:bdr w:val="single" w:sz="2" w:space="0" w:color="E5E7EB" w:frame="1"/>
                        <w:shd w:val="clear" w:color="auto" w:fill="F9F9F9"/>
                        <w:lang w:val="en-US"/>
                        <w14:ligatures w14:val="none"/>
                      </w:rPr>
                      <w:t>nobroker.in</w:t>
                    </w:r>
                  </w:hyperlink>
                </w:p>
              </w:tc>
            </w:tr>
            <w:tr w:rsidR="00CA1F75" w:rsidRPr="00CA1F75" w14:paraId="50D28B8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10394C3B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 xml:space="preserve">Dulux </w:t>
                  </w:r>
                  <w:proofErr w:type="spellStart"/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SuperCover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012E1BAD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Economy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60E874B7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₹160-200/L</w:t>
                  </w: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 </w:t>
                  </w:r>
                  <w:hyperlink r:id="rId8" w:tgtFrame="_blank" w:history="1">
                    <w:r w:rsidRPr="00CA1F75">
                      <w:rPr>
                        <w:rFonts w:ascii="Inter Fallback" w:eastAsia="Times New Roman" w:hAnsi="Inter Fallback" w:cs="Times New Roman"/>
                        <w:color w:val="0000FF"/>
                        <w:kern w:val="0"/>
                        <w:bdr w:val="single" w:sz="2" w:space="0" w:color="E5E7EB" w:frame="1"/>
                        <w:shd w:val="clear" w:color="auto" w:fill="F9F9F9"/>
                        <w:lang w:val="en-US"/>
                        <w14:ligatures w14:val="none"/>
                      </w:rPr>
                      <w:t>nobroker.in</w:t>
                    </w:r>
                  </w:hyperlink>
                </w:p>
              </w:tc>
            </w:tr>
            <w:tr w:rsidR="00CA1F75" w:rsidRPr="00CA1F75" w14:paraId="5914B9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383F0FA2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Berger Easy Clean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66479B08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Premium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6413724C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₹300-350/L</w:t>
                  </w: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 </w:t>
                  </w:r>
                  <w:hyperlink r:id="rId9" w:tgtFrame="_blank" w:history="1">
                    <w:r w:rsidRPr="00CA1F75">
                      <w:rPr>
                        <w:rFonts w:ascii="Inter Fallback" w:eastAsia="Times New Roman" w:hAnsi="Inter Fallback" w:cs="Times New Roman"/>
                        <w:color w:val="0000FF"/>
                        <w:kern w:val="0"/>
                        <w:bdr w:val="single" w:sz="2" w:space="0" w:color="E5E7EB" w:frame="1"/>
                        <w:shd w:val="clear" w:color="auto" w:fill="F9F9F9"/>
                        <w:lang w:val="en-US"/>
                        <w14:ligatures w14:val="none"/>
                      </w:rPr>
                      <w:t>nobroker.in</w:t>
                    </w:r>
                  </w:hyperlink>
                </w:p>
              </w:tc>
            </w:tr>
            <w:tr w:rsidR="00CA1F75" w:rsidRPr="00CA1F75" w14:paraId="35B6D3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0B0F19EF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proofErr w:type="spellStart"/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Nerolac</w:t>
                  </w:r>
                  <w:proofErr w:type="spellEnd"/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 xml:space="preserve"> Impressions Eco Clean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5D628B5D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Premium emulsion</w:t>
                  </w: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288948B3" w14:textId="77777777" w:rsidR="00CA1F75" w:rsidRPr="00CA1F75" w:rsidRDefault="00CA1F75" w:rsidP="00CA1F75">
                  <w:pPr>
                    <w:spacing w:after="0" w:line="240" w:lineRule="auto"/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</w:pPr>
                  <w:r w:rsidRPr="00CA1F75">
                    <w:rPr>
                      <w:rFonts w:ascii="Inter Fallback" w:eastAsia="Times New Roman" w:hAnsi="Inter Fallback" w:cs="Times New Roman"/>
                      <w:b/>
                      <w:bCs/>
                      <w:color w:val="373737"/>
                      <w:kern w:val="0"/>
                      <w:bdr w:val="single" w:sz="2" w:space="0" w:color="E5E7EB" w:frame="1"/>
                      <w:lang w:val="en-US"/>
                      <w14:ligatures w14:val="none"/>
                    </w:rPr>
                    <w:t>₹400-500/L</w:t>
                  </w:r>
                  <w:r w:rsidRPr="00CA1F75">
                    <w:rPr>
                      <w:rFonts w:ascii="Inter Fallback" w:eastAsia="Times New Roman" w:hAnsi="Inter Fallback" w:cs="Times New Roman"/>
                      <w:color w:val="373737"/>
                      <w:kern w:val="0"/>
                      <w:lang w:val="en-US"/>
                      <w14:ligatures w14:val="none"/>
                    </w:rPr>
                    <w:t> </w:t>
                  </w:r>
                  <w:hyperlink r:id="rId10" w:tgtFrame="_blank" w:history="1">
                    <w:r w:rsidRPr="00CA1F75">
                      <w:rPr>
                        <w:rFonts w:ascii="Inter Fallback" w:eastAsia="Times New Roman" w:hAnsi="Inter Fallback" w:cs="Times New Roman"/>
                        <w:color w:val="0000FF"/>
                        <w:kern w:val="0"/>
                        <w:bdr w:val="single" w:sz="2" w:space="0" w:color="E5E7EB" w:frame="1"/>
                        <w:shd w:val="clear" w:color="auto" w:fill="F9F9F9"/>
                        <w:lang w:val="en-US"/>
                        <w14:ligatures w14:val="none"/>
                      </w:rPr>
                      <w:t>nobroker.in</w:t>
                    </w:r>
                  </w:hyperlink>
                </w:p>
              </w:tc>
            </w:tr>
          </w:tbl>
          <w:p w14:paraId="31B6EB52" w14:textId="77777777" w:rsidR="00CA1F75" w:rsidRDefault="00CA1F75" w:rsidP="00CC3F1B">
            <w:pPr>
              <w:pStyle w:val="NoSpacing"/>
              <w:rPr>
                <w:b/>
                <w:bCs/>
                <w:lang w:val="en-US"/>
              </w:rPr>
            </w:pPr>
          </w:p>
        </w:tc>
      </w:tr>
      <w:tr w:rsidR="00AC244A" w14:paraId="334F9B53" w14:textId="77777777" w:rsidTr="00AC244A">
        <w:tc>
          <w:tcPr>
            <w:tcW w:w="7576" w:type="dxa"/>
          </w:tcPr>
          <w:p w14:paraId="64AA222A" w14:textId="77777777" w:rsidR="00AC244A" w:rsidRDefault="00AC244A" w:rsidP="00CA1F75">
            <w:pPr>
              <w:rPr>
                <w:rFonts w:ascii="Inter Fallback" w:eastAsia="Times New Roman" w:hAnsi="Inter Fallback" w:cs="Times New Roman"/>
                <w:b/>
                <w:bCs/>
                <w:color w:val="373737"/>
                <w:kern w:val="0"/>
                <w:bdr w:val="single" w:sz="2" w:space="0" w:color="E5E7EB" w:frame="1"/>
                <w:lang w:val="en-US"/>
                <w14:ligatures w14:val="none"/>
              </w:rPr>
            </w:pPr>
          </w:p>
          <w:p w14:paraId="5BCF1B1A" w14:textId="77777777" w:rsidR="00AC244A" w:rsidRPr="00CA1F75" w:rsidRDefault="00AC244A" w:rsidP="00CA1F75">
            <w:pPr>
              <w:rPr>
                <w:rFonts w:ascii="Inter Fallback" w:eastAsia="Times New Roman" w:hAnsi="Inter Fallback" w:cs="Times New Roman"/>
                <w:b/>
                <w:bCs/>
                <w:color w:val="373737"/>
                <w:kern w:val="0"/>
                <w:bdr w:val="single" w:sz="2" w:space="0" w:color="E5E7EB" w:frame="1"/>
                <w:lang w:val="en-US"/>
                <w14:ligatures w14:val="none"/>
              </w:rPr>
            </w:pPr>
          </w:p>
        </w:tc>
      </w:tr>
    </w:tbl>
    <w:p w14:paraId="3BC469FC" w14:textId="77777777" w:rsidR="00CA1F75" w:rsidRDefault="00CA1F75" w:rsidP="00CC3F1B">
      <w:pPr>
        <w:pStyle w:val="NoSpacing"/>
        <w:ind w:left="1440"/>
        <w:rPr>
          <w:b/>
          <w:bCs/>
          <w:lang w:val="en-US"/>
        </w:rPr>
      </w:pPr>
    </w:p>
    <w:p w14:paraId="4D793980" w14:textId="77777777" w:rsidR="00AC244A" w:rsidRDefault="00AC244A" w:rsidP="00CC3F1B">
      <w:pPr>
        <w:pStyle w:val="NoSpacing"/>
        <w:ind w:left="1440"/>
        <w:rPr>
          <w:b/>
          <w:bCs/>
          <w:lang w:val="en-US"/>
        </w:rPr>
      </w:pPr>
    </w:p>
    <w:p w14:paraId="123DB820" w14:textId="484144A9" w:rsidR="00AC244A" w:rsidRDefault="00AC244A" w:rsidP="00CC3F1B">
      <w:pPr>
        <w:pStyle w:val="NoSpacing"/>
        <w:ind w:left="1440"/>
        <w:rPr>
          <w:b/>
          <w:bCs/>
          <w:lang w:val="en-US"/>
        </w:rPr>
      </w:pPr>
      <w:r w:rsidRPr="00AC244A">
        <w:rPr>
          <w:b/>
          <w:bCs/>
          <w:noProof/>
          <w:lang w:val="en-US"/>
        </w:rPr>
        <w:drawing>
          <wp:inline distT="0" distB="0" distL="0" distR="0" wp14:anchorId="0AF3EAC1" wp14:editId="580EBAAB">
            <wp:extent cx="5731510" cy="2541270"/>
            <wp:effectExtent l="0" t="0" r="2540" b="0"/>
            <wp:docPr id="60126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674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BE35" w14:textId="77777777" w:rsidR="00AC244A" w:rsidRDefault="00AC244A" w:rsidP="00CC3F1B">
      <w:pPr>
        <w:pStyle w:val="NoSpacing"/>
        <w:ind w:left="1440"/>
        <w:rPr>
          <w:b/>
          <w:bCs/>
          <w:lang w:val="en-US"/>
        </w:rPr>
      </w:pPr>
    </w:p>
    <w:p w14:paraId="632A2E14" w14:textId="2ED4BF8F" w:rsidR="00AC244A" w:rsidRDefault="00AC244A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I want the UI like</w:t>
      </w:r>
    </w:p>
    <w:p w14:paraId="61F6F2EB" w14:textId="18318D3C" w:rsidR="00AC244A" w:rsidRDefault="00BC3260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Header</w:t>
      </w:r>
    </w:p>
    <w:p w14:paraId="7098989A" w14:textId="2A06613C" w:rsidR="00BC3260" w:rsidRDefault="00BC3260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Sidebar collapse and expand</w:t>
      </w:r>
    </w:p>
    <w:p w14:paraId="435885FE" w14:textId="00C1C14C" w:rsidR="00BC3260" w:rsidRDefault="00BC3260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Content area background color</w:t>
      </w:r>
    </w:p>
    <w:p w14:paraId="76C9C3DA" w14:textId="443C440C" w:rsidR="00C413A1" w:rsidRDefault="00C413A1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Font size should be little small than this</w:t>
      </w:r>
    </w:p>
    <w:p w14:paraId="6B873191" w14:textId="02D17BAD" w:rsidR="00C413A1" w:rsidRDefault="00C413A1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In Sidebar when expand one other should collapse</w:t>
      </w:r>
    </w:p>
    <w:p w14:paraId="592F5D8C" w14:textId="70C7FADF" w:rsidR="00C413A1" w:rsidRDefault="00C413A1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Color theme </w:t>
      </w:r>
      <w:proofErr w:type="gramStart"/>
      <w:r w:rsidR="002D6F5F">
        <w:rPr>
          <w:b/>
          <w:bCs/>
          <w:lang w:val="en-US"/>
        </w:rPr>
        <w:t>follow</w:t>
      </w:r>
      <w:proofErr w:type="gramEnd"/>
      <w:r w:rsidR="002D6F5F">
        <w:rPr>
          <w:b/>
          <w:bCs/>
          <w:lang w:val="en-US"/>
        </w:rPr>
        <w:t xml:space="preserve"> like this image</w:t>
      </w:r>
    </w:p>
    <w:p w14:paraId="1C193CF6" w14:textId="77777777" w:rsidR="00D518F8" w:rsidRDefault="00D518F8" w:rsidP="00CC3F1B">
      <w:pPr>
        <w:pStyle w:val="NoSpacing"/>
        <w:ind w:left="1440"/>
        <w:rPr>
          <w:b/>
          <w:bCs/>
          <w:lang w:val="en-US"/>
        </w:rPr>
      </w:pPr>
    </w:p>
    <w:p w14:paraId="4FA179FF" w14:textId="77777777" w:rsidR="00D518F8" w:rsidRDefault="00D518F8" w:rsidP="00CC3F1B">
      <w:pPr>
        <w:pStyle w:val="NoSpacing"/>
        <w:ind w:left="1440"/>
        <w:rPr>
          <w:b/>
          <w:bCs/>
          <w:lang w:val="en-US"/>
        </w:rPr>
      </w:pPr>
    </w:p>
    <w:p w14:paraId="17C6815A" w14:textId="139F4EF2" w:rsidR="00D518F8" w:rsidRDefault="00D518F8" w:rsidP="00CC3F1B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Correction</w:t>
      </w:r>
    </w:p>
    <w:p w14:paraId="79590E8E" w14:textId="47B8B0B2" w:rsidR="00D518F8" w:rsidRDefault="000A2675" w:rsidP="000A2675">
      <w:pPr>
        <w:pStyle w:val="NoSpacing"/>
        <w:numPr>
          <w:ilvl w:val="1"/>
          <w:numId w:val="18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While edit the brand </w:t>
      </w:r>
      <w:proofErr w:type="gramStart"/>
      <w:r>
        <w:rPr>
          <w:b/>
          <w:bCs/>
          <w:lang w:val="en-US"/>
        </w:rPr>
        <w:t>name ,</w:t>
      </w:r>
      <w:proofErr w:type="gramEnd"/>
      <w:r>
        <w:rPr>
          <w:b/>
          <w:bCs/>
          <w:lang w:val="en-US"/>
        </w:rPr>
        <w:t xml:space="preserve"> brand code not updating</w:t>
      </w:r>
    </w:p>
    <w:p w14:paraId="4B206808" w14:textId="6588E0D0" w:rsidR="00F471C8" w:rsidRDefault="00243E1D" w:rsidP="000A2675">
      <w:pPr>
        <w:pStyle w:val="NoSpacing"/>
        <w:numPr>
          <w:ilvl w:val="1"/>
          <w:numId w:val="18"/>
        </w:numPr>
        <w:rPr>
          <w:b/>
          <w:bCs/>
          <w:lang w:val="en-US"/>
        </w:rPr>
      </w:pPr>
      <w:r w:rsidRPr="00243E1D">
        <w:rPr>
          <w:b/>
          <w:bCs/>
        </w:rPr>
        <w:t>mat-raised-button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 xml:space="preserve">background and text color </w:t>
      </w:r>
      <w:r w:rsidR="005E1298">
        <w:rPr>
          <w:b/>
          <w:bCs/>
          <w:lang w:val="en-US"/>
        </w:rPr>
        <w:t>collage</w:t>
      </w:r>
    </w:p>
    <w:p w14:paraId="7A44089F" w14:textId="59001F8E" w:rsidR="00B92029" w:rsidRDefault="00B92029" w:rsidP="000A2675">
      <w:pPr>
        <w:pStyle w:val="NoSpacing"/>
        <w:numPr>
          <w:ilvl w:val="1"/>
          <w:numId w:val="18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Purchase Items – tax calculation is wrong, I am giving 1483.5 price and tax 18% amount </w:t>
      </w:r>
      <w:r w:rsidR="00260345">
        <w:rPr>
          <w:b/>
          <w:bCs/>
          <w:lang w:val="en-US"/>
        </w:rPr>
        <w:t>shows 1650</w:t>
      </w:r>
    </w:p>
    <w:p w14:paraId="25D62EAE" w14:textId="7F42E0D3" w:rsidR="00A91F69" w:rsidRDefault="00A91F69" w:rsidP="000A2675">
      <w:pPr>
        <w:pStyle w:val="NoSpacing"/>
        <w:numPr>
          <w:ilvl w:val="1"/>
          <w:numId w:val="18"/>
        </w:numPr>
        <w:rPr>
          <w:b/>
          <w:bCs/>
          <w:lang w:val="en-US"/>
        </w:rPr>
      </w:pPr>
      <w:r>
        <w:rPr>
          <w:b/>
          <w:bCs/>
          <w:lang w:val="en-US"/>
        </w:rPr>
        <w:t>Date format should be all place dd/mm/</w:t>
      </w:r>
      <w:proofErr w:type="spellStart"/>
      <w:r>
        <w:rPr>
          <w:b/>
          <w:bCs/>
          <w:lang w:val="en-US"/>
        </w:rPr>
        <w:t>yyyy</w:t>
      </w:r>
      <w:proofErr w:type="spellEnd"/>
    </w:p>
    <w:p w14:paraId="6B8D221C" w14:textId="781DDD8F" w:rsidR="00396F2F" w:rsidRDefault="00396F2F" w:rsidP="000A2675">
      <w:pPr>
        <w:pStyle w:val="NoSpacing"/>
        <w:numPr>
          <w:ilvl w:val="1"/>
          <w:numId w:val="18"/>
        </w:numPr>
        <w:rPr>
          <w:b/>
          <w:bCs/>
          <w:lang w:val="en-US"/>
        </w:rPr>
      </w:pPr>
      <w:r>
        <w:rPr>
          <w:b/>
          <w:bCs/>
          <w:lang w:val="en-US"/>
        </w:rPr>
        <w:t>Quotation items reduce the s.no width</w:t>
      </w:r>
    </w:p>
    <w:p w14:paraId="03579723" w14:textId="77777777" w:rsidR="00A6532A" w:rsidRDefault="00A6532A" w:rsidP="00A6532A">
      <w:pPr>
        <w:pStyle w:val="NoSpacing"/>
        <w:rPr>
          <w:b/>
          <w:bCs/>
          <w:lang w:val="en-US"/>
        </w:rPr>
      </w:pPr>
    </w:p>
    <w:p w14:paraId="0DD121F5" w14:textId="77777777" w:rsidR="00A6532A" w:rsidRDefault="00A6532A" w:rsidP="00A6532A">
      <w:pPr>
        <w:pStyle w:val="NoSpacing"/>
        <w:rPr>
          <w:b/>
          <w:bCs/>
          <w:lang w:val="en-US"/>
        </w:rPr>
      </w:pPr>
    </w:p>
    <w:p w14:paraId="3294C65F" w14:textId="54854D9C" w:rsidR="00A6532A" w:rsidRDefault="00A6532A" w:rsidP="00A6532A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New Modules</w:t>
      </w:r>
      <w:r w:rsidR="005D40A5">
        <w:rPr>
          <w:b/>
          <w:bCs/>
          <w:lang w:val="en-US"/>
        </w:rPr>
        <w:t xml:space="preserve"> </w:t>
      </w:r>
    </w:p>
    <w:p w14:paraId="7C4F571D" w14:textId="05251D7D" w:rsidR="00A6532A" w:rsidRDefault="009C6A5C" w:rsidP="001C3414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develop frontend, backend, table if don’t have the table create new or use existing in table-</w:t>
      </w:r>
      <w:proofErr w:type="spellStart"/>
      <w:r>
        <w:rPr>
          <w:b/>
          <w:bCs/>
          <w:lang w:val="en-US"/>
        </w:rPr>
        <w:t>enhance</w:t>
      </w:r>
      <w:r w:rsidR="001C3414">
        <w:rPr>
          <w:b/>
          <w:bCs/>
          <w:lang w:val="en-US"/>
        </w:rPr>
        <w:t>d.sql</w:t>
      </w:r>
      <w:proofErr w:type="spellEnd"/>
    </w:p>
    <w:p w14:paraId="1C0374DA" w14:textId="52882EA1" w:rsidR="00A6532A" w:rsidRDefault="00A6532A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Employee </w:t>
      </w:r>
      <w:proofErr w:type="spellStart"/>
      <w:r>
        <w:rPr>
          <w:b/>
          <w:bCs/>
          <w:lang w:val="en-US"/>
        </w:rPr>
        <w:t>attenance</w:t>
      </w:r>
      <w:proofErr w:type="spellEnd"/>
      <w:r>
        <w:rPr>
          <w:b/>
          <w:bCs/>
          <w:lang w:val="en-US"/>
        </w:rPr>
        <w:t xml:space="preserve"> </w:t>
      </w:r>
      <w:r w:rsidR="001E64CF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</w:p>
    <w:p w14:paraId="38393371" w14:textId="2B85AA3A" w:rsidR="00C51DD4" w:rsidRDefault="00A43726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Customer payment</w:t>
      </w:r>
    </w:p>
    <w:p w14:paraId="53470B96" w14:textId="39ECC715" w:rsidR="00A43726" w:rsidRDefault="00A43726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Supplier payment</w:t>
      </w:r>
    </w:p>
    <w:p w14:paraId="0F9C31CD" w14:textId="21A1AEC1" w:rsidR="00A43726" w:rsidRDefault="00825B89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Sales module</w:t>
      </w:r>
    </w:p>
    <w:p w14:paraId="3ACAC279" w14:textId="7AFA3C10" w:rsidR="00A7608A" w:rsidRDefault="00F91AC3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Service tickets</w:t>
      </w:r>
    </w:p>
    <w:p w14:paraId="49101AE4" w14:textId="5BC7F737" w:rsidR="00F91AC3" w:rsidRDefault="00F91AC3" w:rsidP="00A6532A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Warranty </w:t>
      </w:r>
      <w:proofErr w:type="gramStart"/>
      <w:r>
        <w:rPr>
          <w:b/>
          <w:bCs/>
          <w:lang w:val="en-US"/>
        </w:rPr>
        <w:t>master  module</w:t>
      </w:r>
      <w:proofErr w:type="gramEnd"/>
    </w:p>
    <w:p w14:paraId="23AD904B" w14:textId="15948B69" w:rsidR="005D40A5" w:rsidRDefault="001C3414" w:rsidP="001C3414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Add in respective sidebar menu</w:t>
      </w:r>
    </w:p>
    <w:p w14:paraId="02520BFA" w14:textId="46E6B98D" w:rsidR="001C3414" w:rsidRDefault="00272760" w:rsidP="001C3414">
      <w:pPr>
        <w:pStyle w:val="NoSpacing"/>
        <w:numPr>
          <w:ilvl w:val="0"/>
          <w:numId w:val="24"/>
        </w:numPr>
        <w:rPr>
          <w:b/>
          <w:bCs/>
          <w:lang w:val="en-US"/>
        </w:rPr>
      </w:pPr>
      <w:r>
        <w:rPr>
          <w:b/>
          <w:bCs/>
          <w:lang w:val="en-US"/>
        </w:rPr>
        <w:t>Include in workflow if needed</w:t>
      </w:r>
    </w:p>
    <w:p w14:paraId="0AB343FF" w14:textId="77777777" w:rsidR="00272760" w:rsidRDefault="00272760" w:rsidP="00272760">
      <w:pPr>
        <w:pStyle w:val="NoSpacing"/>
        <w:ind w:left="720"/>
        <w:rPr>
          <w:b/>
          <w:bCs/>
          <w:lang w:val="en-US"/>
        </w:rPr>
      </w:pPr>
    </w:p>
    <w:p w14:paraId="1D287971" w14:textId="77777777" w:rsidR="00595CE4" w:rsidRDefault="00595CE4" w:rsidP="00272760">
      <w:pPr>
        <w:pStyle w:val="NoSpacing"/>
        <w:ind w:left="720"/>
        <w:rPr>
          <w:b/>
          <w:bCs/>
          <w:lang w:val="en-US"/>
        </w:rPr>
      </w:pPr>
    </w:p>
    <w:p w14:paraId="6ADE6740" w14:textId="48CCEC44" w:rsidR="00595CE4" w:rsidRDefault="00595CE4" w:rsidP="00272760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Supplier payment </w:t>
      </w:r>
    </w:p>
    <w:p w14:paraId="665F85AE" w14:textId="627BF990" w:rsidR="00595CE4" w:rsidRDefault="003109EF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There is no </w:t>
      </w:r>
      <w:r w:rsidR="00C30E12">
        <w:rPr>
          <w:b/>
          <w:bCs/>
          <w:lang w:val="en-US"/>
        </w:rPr>
        <w:t>Purcha</w:t>
      </w:r>
      <w:r w:rsidR="00EB472E">
        <w:rPr>
          <w:b/>
          <w:bCs/>
          <w:lang w:val="en-US"/>
        </w:rPr>
        <w:t>se No to map with the supplier</w:t>
      </w:r>
    </w:p>
    <w:p w14:paraId="34283FF0" w14:textId="728A4E37" w:rsidR="00EB472E" w:rsidRDefault="00154293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I choose the purchase </w:t>
      </w:r>
      <w:proofErr w:type="gramStart"/>
      <w:r>
        <w:rPr>
          <w:b/>
          <w:bCs/>
          <w:lang w:val="en-US"/>
        </w:rPr>
        <w:t>no</w:t>
      </w:r>
      <w:r w:rsidR="00332C10">
        <w:rPr>
          <w:b/>
          <w:bCs/>
          <w:lang w:val="en-US"/>
        </w:rPr>
        <w:t>(</w:t>
      </w:r>
      <w:proofErr w:type="gramEnd"/>
      <w:r w:rsidR="00332C10">
        <w:rPr>
          <w:b/>
          <w:bCs/>
          <w:lang w:val="en-US"/>
        </w:rPr>
        <w:t>multiple selection)</w:t>
      </w:r>
      <w:r>
        <w:rPr>
          <w:b/>
          <w:bCs/>
          <w:lang w:val="en-US"/>
        </w:rPr>
        <w:t xml:space="preserve"> need to bring </w:t>
      </w:r>
      <w:r w:rsidR="00364644">
        <w:rPr>
          <w:b/>
          <w:bCs/>
          <w:lang w:val="en-US"/>
        </w:rPr>
        <w:t>and show</w:t>
      </w:r>
      <w:r w:rsidR="001072E3">
        <w:rPr>
          <w:b/>
          <w:bCs/>
          <w:lang w:val="en-US"/>
        </w:rPr>
        <w:t xml:space="preserve"> the total of </w:t>
      </w:r>
      <w:r w:rsidR="00746C09">
        <w:rPr>
          <w:b/>
          <w:bCs/>
          <w:lang w:val="en-US"/>
        </w:rPr>
        <w:t xml:space="preserve">purchase no </w:t>
      </w:r>
      <w:proofErr w:type="spellStart"/>
      <w:r w:rsidR="00746C09">
        <w:rPr>
          <w:b/>
          <w:bCs/>
          <w:lang w:val="en-US"/>
        </w:rPr>
        <w:t>choosed</w:t>
      </w:r>
      <w:proofErr w:type="spellEnd"/>
      <w:r w:rsidR="00746C09">
        <w:rPr>
          <w:b/>
          <w:bCs/>
          <w:lang w:val="en-US"/>
        </w:rPr>
        <w:t xml:space="preserve"> and if already paid the partial amount should show the balance </w:t>
      </w:r>
      <w:proofErr w:type="spellStart"/>
      <w:r w:rsidR="00EB55C1">
        <w:rPr>
          <w:b/>
          <w:bCs/>
          <w:lang w:val="en-US"/>
        </w:rPr>
        <w:t>amout</w:t>
      </w:r>
      <w:proofErr w:type="spellEnd"/>
      <w:r w:rsidR="00364644">
        <w:rPr>
          <w:b/>
          <w:bCs/>
          <w:lang w:val="en-US"/>
        </w:rPr>
        <w:t xml:space="preserve"> as display fields </w:t>
      </w:r>
      <w:r w:rsidR="00EB55C1">
        <w:rPr>
          <w:b/>
          <w:bCs/>
          <w:lang w:val="en-US"/>
        </w:rPr>
        <w:t xml:space="preserve">“Purchased Amount” and </w:t>
      </w:r>
      <w:r w:rsidR="00364644">
        <w:rPr>
          <w:b/>
          <w:bCs/>
          <w:lang w:val="en-US"/>
        </w:rPr>
        <w:t>“Balance Amount”</w:t>
      </w:r>
      <w:r w:rsidR="00074AEE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the </w:t>
      </w:r>
      <w:r w:rsidR="00603811">
        <w:rPr>
          <w:b/>
          <w:bCs/>
          <w:lang w:val="en-US"/>
        </w:rPr>
        <w:t xml:space="preserve">purchased amount </w:t>
      </w:r>
      <w:r w:rsidR="00971614">
        <w:rPr>
          <w:b/>
          <w:bCs/>
          <w:lang w:val="en-US"/>
        </w:rPr>
        <w:t xml:space="preserve">in supplier </w:t>
      </w:r>
    </w:p>
    <w:p w14:paraId="5138CE58" w14:textId="55D65594" w:rsidR="00EB55C1" w:rsidRDefault="00EB55C1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 the supplier list </w:t>
      </w:r>
      <w:r w:rsidR="007F7DE0">
        <w:rPr>
          <w:b/>
          <w:bCs/>
          <w:lang w:val="en-US"/>
        </w:rPr>
        <w:t xml:space="preserve">need two action menu like “Purchase Order” and “Supplier </w:t>
      </w:r>
      <w:proofErr w:type="gramStart"/>
      <w:r w:rsidR="007F7DE0">
        <w:rPr>
          <w:b/>
          <w:bCs/>
          <w:lang w:val="en-US"/>
        </w:rPr>
        <w:t>Payment”  to</w:t>
      </w:r>
      <w:proofErr w:type="gramEnd"/>
      <w:r w:rsidR="007F7DE0">
        <w:rPr>
          <w:b/>
          <w:bCs/>
          <w:lang w:val="en-US"/>
        </w:rPr>
        <w:t xml:space="preserve"> navigate to respective modules</w:t>
      </w:r>
      <w:r w:rsidR="0070252D">
        <w:rPr>
          <w:b/>
          <w:bCs/>
          <w:lang w:val="en-US"/>
        </w:rPr>
        <w:t xml:space="preserve">, </w:t>
      </w:r>
      <w:r w:rsidR="00903186">
        <w:rPr>
          <w:b/>
          <w:bCs/>
          <w:lang w:val="en-US"/>
        </w:rPr>
        <w:t>data also fetch from here to there</w:t>
      </w:r>
    </w:p>
    <w:p w14:paraId="3C899A59" w14:textId="6D0EFF4B" w:rsidR="00CA059E" w:rsidRDefault="00912B5B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full amount paid against the purchase </w:t>
      </w:r>
      <w:proofErr w:type="gramStart"/>
      <w:r>
        <w:rPr>
          <w:b/>
          <w:bCs/>
          <w:lang w:val="en-US"/>
        </w:rPr>
        <w:t>no ,</w:t>
      </w:r>
      <w:proofErr w:type="gramEnd"/>
      <w:r>
        <w:rPr>
          <w:b/>
          <w:bCs/>
          <w:lang w:val="en-US"/>
        </w:rPr>
        <w:t xml:space="preserve"> status should change to </w:t>
      </w:r>
      <w:r w:rsidR="00B5204B">
        <w:rPr>
          <w:b/>
          <w:bCs/>
          <w:lang w:val="en-US"/>
        </w:rPr>
        <w:t>“PAID”</w:t>
      </w:r>
    </w:p>
    <w:p w14:paraId="4DF820BD" w14:textId="2C058EA1" w:rsidR="00912B5B" w:rsidRDefault="00912B5B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any balance </w:t>
      </w:r>
      <w:proofErr w:type="spellStart"/>
      <w:r>
        <w:rPr>
          <w:b/>
          <w:bCs/>
          <w:lang w:val="en-US"/>
        </w:rPr>
        <w:t>againt</w:t>
      </w:r>
      <w:proofErr w:type="spellEnd"/>
      <w:r>
        <w:rPr>
          <w:b/>
          <w:bCs/>
          <w:lang w:val="en-US"/>
        </w:rPr>
        <w:t xml:space="preserve"> </w:t>
      </w:r>
      <w:r w:rsidR="00B5204B">
        <w:rPr>
          <w:b/>
          <w:bCs/>
          <w:lang w:val="en-US"/>
        </w:rPr>
        <w:t xml:space="preserve">the purchase </w:t>
      </w:r>
      <w:proofErr w:type="gramStart"/>
      <w:r w:rsidR="00B5204B">
        <w:rPr>
          <w:b/>
          <w:bCs/>
          <w:lang w:val="en-US"/>
        </w:rPr>
        <w:t>no ,</w:t>
      </w:r>
      <w:proofErr w:type="gramEnd"/>
      <w:r w:rsidR="00B5204B">
        <w:rPr>
          <w:b/>
          <w:bCs/>
          <w:lang w:val="en-US"/>
        </w:rPr>
        <w:t xml:space="preserve"> status should change to “PARTIAL”</w:t>
      </w:r>
    </w:p>
    <w:p w14:paraId="10F09707" w14:textId="5984C126" w:rsidR="00B5204B" w:rsidRDefault="00FD2CE4" w:rsidP="00595CE4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any balance is available </w:t>
      </w:r>
      <w:r w:rsidR="00A22BD7">
        <w:rPr>
          <w:b/>
          <w:bCs/>
          <w:lang w:val="en-US"/>
        </w:rPr>
        <w:t>to supplier that should be in “Workflow List” still settle the amount</w:t>
      </w:r>
    </w:p>
    <w:p w14:paraId="76B6B180" w14:textId="4D67CEC1" w:rsidR="009438C8" w:rsidRDefault="00F5267B" w:rsidP="00F5267B">
      <w:pPr>
        <w:pStyle w:val="NoSpacing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When go to a </w:t>
      </w:r>
      <w:r w:rsidR="008C7186">
        <w:rPr>
          <w:b/>
          <w:bCs/>
          <w:lang w:val="en-US"/>
        </w:rPr>
        <w:t>particular purchase no against in the list</w:t>
      </w:r>
      <w:r w:rsidR="00562899">
        <w:rPr>
          <w:b/>
          <w:bCs/>
          <w:lang w:val="en-US"/>
        </w:rPr>
        <w:t xml:space="preserve">, need to show the balance amount and balance </w:t>
      </w:r>
      <w:proofErr w:type="spellStart"/>
      <w:r w:rsidR="00562899">
        <w:rPr>
          <w:b/>
          <w:bCs/>
          <w:lang w:val="en-US"/>
        </w:rPr>
        <w:t>amout</w:t>
      </w:r>
      <w:proofErr w:type="spellEnd"/>
      <w:r w:rsidR="00562899">
        <w:rPr>
          <w:b/>
          <w:bCs/>
          <w:lang w:val="en-US"/>
        </w:rPr>
        <w:t xml:space="preserve">, which are fetch from the </w:t>
      </w:r>
      <w:r w:rsidR="00E63AAE">
        <w:rPr>
          <w:b/>
          <w:bCs/>
          <w:lang w:val="en-US"/>
        </w:rPr>
        <w:t xml:space="preserve">supplier payment </w:t>
      </w:r>
    </w:p>
    <w:p w14:paraId="1D88FD3C" w14:textId="27A450C6" w:rsidR="009A09EF" w:rsidRDefault="009A09EF" w:rsidP="00F5267B">
      <w:pPr>
        <w:pStyle w:val="NoSpacing"/>
        <w:numPr>
          <w:ilvl w:val="0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In customer list </w:t>
      </w:r>
      <w:r w:rsidR="0070252D">
        <w:rPr>
          <w:b/>
          <w:bCs/>
          <w:lang w:val="en-US"/>
        </w:rPr>
        <w:t xml:space="preserve">need action menu to “Create Quotation” to create the quotation to that customer, required data need to go from here to </w:t>
      </w:r>
      <w:proofErr w:type="spellStart"/>
      <w:r w:rsidR="0070252D">
        <w:rPr>
          <w:b/>
          <w:bCs/>
          <w:lang w:val="en-US"/>
        </w:rPr>
        <w:t>quoation</w:t>
      </w:r>
      <w:proofErr w:type="spellEnd"/>
      <w:r w:rsidR="0070252D">
        <w:rPr>
          <w:b/>
          <w:bCs/>
          <w:lang w:val="en-US"/>
        </w:rPr>
        <w:t>.</w:t>
      </w:r>
    </w:p>
    <w:p w14:paraId="1F9E671C" w14:textId="77777777" w:rsidR="00E50AD3" w:rsidRDefault="00E50AD3" w:rsidP="00E50AD3">
      <w:pPr>
        <w:pStyle w:val="NoSpacing"/>
        <w:ind w:left="720"/>
        <w:rPr>
          <w:b/>
          <w:bCs/>
          <w:lang w:val="en-US"/>
        </w:rPr>
      </w:pPr>
    </w:p>
    <w:p w14:paraId="212FAFC0" w14:textId="337FE2E5" w:rsidR="00234BED" w:rsidRDefault="00234BED" w:rsidP="00234BED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 w:rsidRPr="00234BED">
        <w:rPr>
          <w:b/>
          <w:bCs/>
          <w:lang w:val="en-US"/>
        </w:rPr>
        <w:lastRenderedPageBreak/>
        <w:t xml:space="preserve">Quotation </w:t>
      </w:r>
      <w:r>
        <w:rPr>
          <w:b/>
          <w:bCs/>
          <w:lang w:val="en-US"/>
        </w:rPr>
        <w:t xml:space="preserve">module </w:t>
      </w:r>
      <w:r w:rsidR="00260A00">
        <w:rPr>
          <w:b/>
          <w:bCs/>
          <w:lang w:val="en-US"/>
        </w:rPr>
        <w:t>–</w:t>
      </w:r>
      <w:r w:rsidR="00AE09E5">
        <w:rPr>
          <w:b/>
          <w:bCs/>
          <w:lang w:val="en-US"/>
        </w:rPr>
        <w:t xml:space="preserve"> admin approved the quotation after preview, then the quotation sent to customer, customer accepted the </w:t>
      </w:r>
      <w:r w:rsidR="0037549D">
        <w:rPr>
          <w:b/>
          <w:bCs/>
          <w:lang w:val="en-US"/>
        </w:rPr>
        <w:t xml:space="preserve">quotation or cancelled or expired </w:t>
      </w:r>
      <w:proofErr w:type="spellStart"/>
      <w:r w:rsidR="0037549D">
        <w:rPr>
          <w:b/>
          <w:bCs/>
          <w:lang w:val="en-US"/>
        </w:rPr>
        <w:t>withou</w:t>
      </w:r>
      <w:proofErr w:type="spellEnd"/>
      <w:r w:rsidR="0037549D">
        <w:rPr>
          <w:b/>
          <w:bCs/>
          <w:lang w:val="en-US"/>
        </w:rPr>
        <w:t xml:space="preserve"> any response from customer, </w:t>
      </w:r>
    </w:p>
    <w:p w14:paraId="67018BCD" w14:textId="6D52C837" w:rsidR="00F93B2C" w:rsidRDefault="00F93B2C" w:rsidP="00F93B2C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any of accepted or cancelled or expired </w:t>
      </w:r>
      <w:r w:rsidR="008007C4">
        <w:rPr>
          <w:b/>
          <w:bCs/>
          <w:lang w:val="en-US"/>
        </w:rPr>
        <w:t xml:space="preserve">status change will do by admin until the </w:t>
      </w:r>
      <w:r w:rsidR="00F1565B">
        <w:rPr>
          <w:b/>
          <w:bCs/>
          <w:lang w:val="en-US"/>
        </w:rPr>
        <w:t xml:space="preserve">that </w:t>
      </w:r>
      <w:proofErr w:type="spellStart"/>
      <w:r w:rsidR="00F1565B">
        <w:rPr>
          <w:b/>
          <w:bCs/>
          <w:lang w:val="en-US"/>
        </w:rPr>
        <w:t>quotaion</w:t>
      </w:r>
      <w:proofErr w:type="spellEnd"/>
      <w:r w:rsidR="00F1565B">
        <w:rPr>
          <w:b/>
          <w:bCs/>
          <w:lang w:val="en-US"/>
        </w:rPr>
        <w:t xml:space="preserve"> should be in </w:t>
      </w:r>
      <w:r w:rsidR="00097D15">
        <w:rPr>
          <w:b/>
          <w:bCs/>
          <w:lang w:val="en-US"/>
        </w:rPr>
        <w:t>workflow list after sent to customer</w:t>
      </w:r>
    </w:p>
    <w:p w14:paraId="0B01C607" w14:textId="333E3C39" w:rsidR="009F2830" w:rsidRDefault="009F2830" w:rsidP="009F2830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Accepted status quotation only will be </w:t>
      </w:r>
      <w:proofErr w:type="spellStart"/>
      <w:r>
        <w:rPr>
          <w:b/>
          <w:bCs/>
          <w:lang w:val="en-US"/>
        </w:rPr>
        <w:t>availble</w:t>
      </w:r>
      <w:proofErr w:type="spellEnd"/>
      <w:r>
        <w:rPr>
          <w:b/>
          <w:bCs/>
          <w:lang w:val="en-US"/>
        </w:rPr>
        <w:t xml:space="preserve"> in create work order</w:t>
      </w:r>
    </w:p>
    <w:p w14:paraId="0FE5E682" w14:textId="3127BE17" w:rsidR="00C10410" w:rsidRPr="00AA1E0B" w:rsidRDefault="00C10410" w:rsidP="009F2830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First customer must choose then his quotation only will be listed </w:t>
      </w:r>
      <w:r w:rsidR="00621041">
        <w:rPr>
          <w:b/>
          <w:bCs/>
          <w:lang w:val="en-US"/>
        </w:rPr>
        <w:t xml:space="preserve">in </w:t>
      </w:r>
      <w:r w:rsidR="00621041" w:rsidRPr="00621041">
        <w:rPr>
          <w:b/>
          <w:bCs/>
        </w:rPr>
        <w:t>Quotation</w:t>
      </w:r>
      <w:r w:rsidR="0023673E">
        <w:rPr>
          <w:b/>
          <w:bCs/>
        </w:rPr>
        <w:t>/direct work order</w:t>
      </w:r>
    </w:p>
    <w:p w14:paraId="625FA0D1" w14:textId="641B1B9A" w:rsidR="0031700E" w:rsidRPr="003929E6" w:rsidRDefault="003929E6" w:rsidP="003929E6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</w:rPr>
        <w:t xml:space="preserve">Work order list can be </w:t>
      </w:r>
      <w:proofErr w:type="gramStart"/>
      <w:r>
        <w:rPr>
          <w:b/>
          <w:bCs/>
        </w:rPr>
        <w:t>delete</w:t>
      </w:r>
      <w:proofErr w:type="gramEnd"/>
      <w:r>
        <w:rPr>
          <w:b/>
          <w:bCs/>
        </w:rPr>
        <w:t xml:space="preserve"> from the list</w:t>
      </w:r>
    </w:p>
    <w:p w14:paraId="0F12EBE2" w14:textId="23A19341" w:rsidR="003929E6" w:rsidRPr="00E7174A" w:rsidRDefault="003929E6" w:rsidP="003929E6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</w:rPr>
        <w:t xml:space="preserve">And work order preview </w:t>
      </w:r>
      <w:proofErr w:type="spellStart"/>
      <w:r w:rsidR="00711E0A">
        <w:rPr>
          <w:b/>
          <w:bCs/>
        </w:rPr>
        <w:t>requied</w:t>
      </w:r>
      <w:proofErr w:type="spellEnd"/>
      <w:r w:rsidR="00711E0A">
        <w:rPr>
          <w:b/>
          <w:bCs/>
        </w:rPr>
        <w:t xml:space="preserve"> to download to take print in the PDF </w:t>
      </w:r>
      <w:proofErr w:type="gramStart"/>
      <w:r w:rsidR="00711E0A">
        <w:rPr>
          <w:b/>
          <w:bCs/>
        </w:rPr>
        <w:t>option ,</w:t>
      </w:r>
      <w:proofErr w:type="gramEnd"/>
      <w:r w:rsidR="00711E0A">
        <w:rPr>
          <w:b/>
          <w:bCs/>
        </w:rPr>
        <w:t xml:space="preserve"> like quotation</w:t>
      </w:r>
    </w:p>
    <w:p w14:paraId="0E8AE958" w14:textId="1E5DFD4E" w:rsidR="00E7174A" w:rsidRPr="001216E7" w:rsidRDefault="00E7174A" w:rsidP="003929E6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</w:rPr>
        <w:t xml:space="preserve">That </w:t>
      </w:r>
      <w:proofErr w:type="gramStart"/>
      <w:r>
        <w:rPr>
          <w:b/>
          <w:bCs/>
        </w:rPr>
        <w:t>should</w:t>
      </w:r>
      <w:r w:rsidR="00D82DC4">
        <w:rPr>
          <w:b/>
          <w:bCs/>
        </w:rPr>
        <w:t xml:space="preserve"> </w:t>
      </w:r>
      <w:r>
        <w:rPr>
          <w:b/>
          <w:bCs/>
        </w:rPr>
        <w:t xml:space="preserve"> list</w:t>
      </w:r>
      <w:proofErr w:type="gramEnd"/>
      <w:r w:rsidR="00F1487D">
        <w:rPr>
          <w:b/>
          <w:bCs/>
        </w:rPr>
        <w:t xml:space="preserve"> in </w:t>
      </w:r>
      <w:proofErr w:type="spellStart"/>
      <w:proofErr w:type="gramStart"/>
      <w:r w:rsidR="00F1487D">
        <w:rPr>
          <w:b/>
          <w:bCs/>
        </w:rPr>
        <w:t>the”Work</w:t>
      </w:r>
      <w:proofErr w:type="spellEnd"/>
      <w:proofErr w:type="gramEnd"/>
      <w:r w:rsidR="00F1487D">
        <w:rPr>
          <w:b/>
          <w:bCs/>
        </w:rPr>
        <w:t xml:space="preserve"> flow </w:t>
      </w:r>
      <w:proofErr w:type="gramStart"/>
      <w:r w:rsidR="00F1487D">
        <w:rPr>
          <w:b/>
          <w:bCs/>
        </w:rPr>
        <w:t>“ to</w:t>
      </w:r>
      <w:proofErr w:type="gramEnd"/>
      <w:r w:rsidR="00F1487D">
        <w:rPr>
          <w:b/>
          <w:bCs/>
        </w:rPr>
        <w:t xml:space="preserve"> approve admin, status changed to “</w:t>
      </w:r>
      <w:r w:rsidR="00D82DC4">
        <w:rPr>
          <w:b/>
          <w:bCs/>
        </w:rPr>
        <w:t>Approved</w:t>
      </w:r>
      <w:r w:rsidR="00F1487D">
        <w:rPr>
          <w:b/>
          <w:bCs/>
        </w:rPr>
        <w:t>”</w:t>
      </w:r>
      <w:r w:rsidR="00D82DC4">
        <w:rPr>
          <w:b/>
          <w:bCs/>
        </w:rPr>
        <w:t xml:space="preserve">, </w:t>
      </w:r>
      <w:proofErr w:type="gramStart"/>
      <w:r w:rsidR="00D82DC4">
        <w:rPr>
          <w:b/>
          <w:bCs/>
        </w:rPr>
        <w:t>than</w:t>
      </w:r>
      <w:proofErr w:type="gramEnd"/>
      <w:r w:rsidR="00D82DC4">
        <w:rPr>
          <w:b/>
          <w:bCs/>
        </w:rPr>
        <w:t xml:space="preserve"> only </w:t>
      </w:r>
      <w:r w:rsidR="001216E7">
        <w:rPr>
          <w:b/>
          <w:bCs/>
        </w:rPr>
        <w:t>material issue will enable to issue the material.</w:t>
      </w:r>
    </w:p>
    <w:p w14:paraId="144B0B54" w14:textId="6DE65270" w:rsidR="001216E7" w:rsidRPr="00234BED" w:rsidRDefault="001216E7" w:rsidP="003929E6">
      <w:pPr>
        <w:pStyle w:val="NoSpacing"/>
        <w:numPr>
          <w:ilvl w:val="1"/>
          <w:numId w:val="15"/>
        </w:numPr>
        <w:rPr>
          <w:b/>
          <w:bCs/>
          <w:lang w:val="en-US"/>
        </w:rPr>
      </w:pPr>
      <w:r>
        <w:rPr>
          <w:b/>
          <w:bCs/>
        </w:rPr>
        <w:t xml:space="preserve">Material issue navigation only be in the work order action list, </w:t>
      </w:r>
      <w:r w:rsidR="00D6059F">
        <w:rPr>
          <w:b/>
          <w:bCs/>
        </w:rPr>
        <w:t>if not approved work order after work item added.</w:t>
      </w:r>
    </w:p>
    <w:p w14:paraId="119F573F" w14:textId="77777777" w:rsidR="00E50AD3" w:rsidRDefault="00E50AD3" w:rsidP="00E50AD3">
      <w:pPr>
        <w:pStyle w:val="NoSpacing"/>
        <w:ind w:left="720"/>
        <w:rPr>
          <w:b/>
          <w:bCs/>
          <w:lang w:val="en-US"/>
        </w:rPr>
      </w:pPr>
    </w:p>
    <w:p w14:paraId="7006A8EB" w14:textId="37E66E44" w:rsidR="00BA4696" w:rsidRDefault="00BA4696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Material issue</w:t>
      </w:r>
    </w:p>
    <w:p w14:paraId="78D7630D" w14:textId="3BA6A5E0" w:rsidR="0002133C" w:rsidRDefault="003C2696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ab/>
        <w:t>While navigating from work order list to material issue,</w:t>
      </w:r>
    </w:p>
    <w:p w14:paraId="5773DC0A" w14:textId="2CD90A5B" w:rsidR="00B81A1D" w:rsidRDefault="00B81A1D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ab/>
        <w:t>There should “Product-type”</w:t>
      </w:r>
      <w:r w:rsidR="00432930">
        <w:rPr>
          <w:b/>
          <w:bCs/>
          <w:lang w:val="en-US"/>
        </w:rPr>
        <w:t xml:space="preserve"> – Material items listed in the table form</w:t>
      </w:r>
      <w:r w:rsidR="00B76E5B">
        <w:rPr>
          <w:b/>
          <w:bCs/>
          <w:lang w:val="en-US"/>
        </w:rPr>
        <w:t xml:space="preserve"> or “Select Material button” to open a dialog there show </w:t>
      </w:r>
      <w:r w:rsidR="00D73BD4">
        <w:rPr>
          <w:b/>
          <w:bCs/>
          <w:lang w:val="en-US"/>
        </w:rPr>
        <w:t xml:space="preserve">table format to select item to add in the material </w:t>
      </w:r>
      <w:r w:rsidR="00D45736">
        <w:rPr>
          <w:b/>
          <w:bCs/>
          <w:lang w:val="en-US"/>
        </w:rPr>
        <w:t>issue list</w:t>
      </w:r>
      <w:r w:rsidR="00342EF9">
        <w:rPr>
          <w:b/>
          <w:bCs/>
          <w:lang w:val="en-US"/>
        </w:rPr>
        <w:t>, which need to load from work items</w:t>
      </w:r>
    </w:p>
    <w:p w14:paraId="5671B6F6" w14:textId="35657202" w:rsidR="00071305" w:rsidRDefault="00071305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If stock is in “0” to particular material could not </w:t>
      </w:r>
      <w:r w:rsidR="00723DEC">
        <w:rPr>
          <w:b/>
          <w:bCs/>
          <w:lang w:val="en-US"/>
        </w:rPr>
        <w:t xml:space="preserve">select, that should disable </w:t>
      </w:r>
    </w:p>
    <w:p w14:paraId="428BDA47" w14:textId="0C144A36" w:rsidR="00723DEC" w:rsidRDefault="00723DEC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Alter message show in qty column “0”</w:t>
      </w:r>
    </w:p>
    <w:p w14:paraId="31286BC5" w14:textId="77777777" w:rsidR="00D45736" w:rsidRDefault="00D45736" w:rsidP="00E50AD3">
      <w:pPr>
        <w:pStyle w:val="NoSpacing"/>
        <w:ind w:left="720"/>
        <w:rPr>
          <w:b/>
          <w:bCs/>
          <w:lang w:val="en-US"/>
        </w:rPr>
      </w:pPr>
    </w:p>
    <w:p w14:paraId="2444ACD8" w14:textId="7FDA83CF" w:rsidR="004079A8" w:rsidRDefault="004079A8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Add material </w:t>
      </w:r>
      <w:proofErr w:type="spellStart"/>
      <w:r>
        <w:rPr>
          <w:b/>
          <w:bCs/>
          <w:lang w:val="en-US"/>
        </w:rPr>
        <w:t>requied</w:t>
      </w:r>
      <w:proofErr w:type="spellEnd"/>
      <w:r>
        <w:rPr>
          <w:b/>
          <w:bCs/>
          <w:lang w:val="en-US"/>
        </w:rPr>
        <w:t xml:space="preserve"> to add the material if need in new </w:t>
      </w:r>
      <w:proofErr w:type="gramStart"/>
      <w:r>
        <w:rPr>
          <w:b/>
          <w:bCs/>
          <w:lang w:val="en-US"/>
        </w:rPr>
        <w:t>row ,</w:t>
      </w:r>
      <w:proofErr w:type="gramEnd"/>
      <w:r>
        <w:rPr>
          <w:b/>
          <w:bCs/>
          <w:lang w:val="en-US"/>
        </w:rPr>
        <w:t xml:space="preserve"> which is not in the quotation list or </w:t>
      </w:r>
      <w:r w:rsidR="009E2E8C">
        <w:rPr>
          <w:b/>
          <w:bCs/>
          <w:lang w:val="en-US"/>
        </w:rPr>
        <w:t>work items</w:t>
      </w:r>
    </w:p>
    <w:p w14:paraId="71C193F6" w14:textId="77777777" w:rsidR="009E2E8C" w:rsidRDefault="009E2E8C" w:rsidP="00E50AD3">
      <w:pPr>
        <w:pStyle w:val="NoSpacing"/>
        <w:ind w:left="720"/>
        <w:rPr>
          <w:b/>
          <w:bCs/>
          <w:lang w:val="en-US"/>
        </w:rPr>
      </w:pPr>
    </w:p>
    <w:p w14:paraId="419519C8" w14:textId="281D4232" w:rsidR="005D0D5B" w:rsidRDefault="005D0D5B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 xml:space="preserve">Material issue should have the preview and </w:t>
      </w:r>
      <w:proofErr w:type="spellStart"/>
      <w:r>
        <w:rPr>
          <w:b/>
          <w:bCs/>
          <w:lang w:val="en-US"/>
        </w:rPr>
        <w:t>shoud</w:t>
      </w:r>
      <w:proofErr w:type="spellEnd"/>
      <w:r>
        <w:rPr>
          <w:b/>
          <w:bCs/>
          <w:lang w:val="en-US"/>
        </w:rPr>
        <w:t xml:space="preserve"> come in </w:t>
      </w:r>
      <w:r w:rsidR="00321CCB">
        <w:rPr>
          <w:b/>
          <w:bCs/>
          <w:lang w:val="en-US"/>
        </w:rPr>
        <w:t xml:space="preserve">work flow list to admin review to approve and </w:t>
      </w:r>
      <w:proofErr w:type="spellStart"/>
      <w:r w:rsidR="00321CCB">
        <w:rPr>
          <w:b/>
          <w:bCs/>
          <w:lang w:val="en-US"/>
        </w:rPr>
        <w:t>and</w:t>
      </w:r>
      <w:proofErr w:type="spellEnd"/>
      <w:r w:rsidR="00321CCB">
        <w:rPr>
          <w:b/>
          <w:bCs/>
          <w:lang w:val="en-US"/>
        </w:rPr>
        <w:t xml:space="preserve"> download format as pdf also </w:t>
      </w:r>
      <w:proofErr w:type="gramStart"/>
      <w:r w:rsidR="00321CCB">
        <w:rPr>
          <w:b/>
          <w:bCs/>
          <w:lang w:val="en-US"/>
        </w:rPr>
        <w:t>required  as</w:t>
      </w:r>
      <w:proofErr w:type="gramEnd"/>
      <w:r w:rsidR="00321CCB">
        <w:rPr>
          <w:b/>
          <w:bCs/>
          <w:lang w:val="en-US"/>
        </w:rPr>
        <w:t xml:space="preserve"> like quotation.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1"/>
        <w:gridCol w:w="2094"/>
        <w:gridCol w:w="2029"/>
        <w:gridCol w:w="2112"/>
      </w:tblGrid>
      <w:tr w:rsidR="00D20E16" w14:paraId="6A606D78" w14:textId="77777777" w:rsidTr="00FD581B">
        <w:tc>
          <w:tcPr>
            <w:tcW w:w="2061" w:type="dxa"/>
          </w:tcPr>
          <w:p w14:paraId="4DE61C24" w14:textId="09B33EEE" w:rsidR="00D45736" w:rsidRDefault="009A0EB6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7335539B" wp14:editId="34073FE8">
                      <wp:simplePos x="0" y="0"/>
                      <wp:positionH relativeFrom="column">
                        <wp:posOffset>742950</wp:posOffset>
                      </wp:positionH>
                      <wp:positionV relativeFrom="paragraph">
                        <wp:posOffset>53975</wp:posOffset>
                      </wp:positionV>
                      <wp:extent cx="133350" cy="133350"/>
                      <wp:effectExtent l="0" t="0" r="19050" b="19050"/>
                      <wp:wrapNone/>
                      <wp:docPr id="62567307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13335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E1EEF4" id="Rectangle 1" o:spid="_x0000_s1026" style="position:absolute;margin-left:58.5pt;margin-top:4.25pt;width:10.5pt;height:10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" fillcolor="#4472c4 [3204]" strokecolor="#09101d [484]" strokeweight="1pt"/>
                  </w:pict>
                </mc:Fallback>
              </mc:AlternateContent>
            </w:r>
            <w:r w:rsidR="00D45736">
              <w:rPr>
                <w:b/>
                <w:bCs/>
                <w:lang w:val="en-US"/>
              </w:rPr>
              <w:t>Select All</w:t>
            </w:r>
          </w:p>
        </w:tc>
        <w:tc>
          <w:tcPr>
            <w:tcW w:w="2094" w:type="dxa"/>
          </w:tcPr>
          <w:p w14:paraId="0FD277F5" w14:textId="261F3150" w:rsidR="00D45736" w:rsidRDefault="00D20E16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Material </w:t>
            </w:r>
          </w:p>
        </w:tc>
        <w:tc>
          <w:tcPr>
            <w:tcW w:w="2029" w:type="dxa"/>
          </w:tcPr>
          <w:p w14:paraId="1850B48B" w14:textId="6170F5DF" w:rsidR="00D45736" w:rsidRDefault="00D20E16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Qty</w:t>
            </w:r>
          </w:p>
        </w:tc>
        <w:tc>
          <w:tcPr>
            <w:tcW w:w="2112" w:type="dxa"/>
          </w:tcPr>
          <w:p w14:paraId="6B2AF75C" w14:textId="5E1A7CF3" w:rsidR="00D45736" w:rsidRDefault="00D20E16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Issue to (Assigned employee name in work order)</w:t>
            </w:r>
          </w:p>
        </w:tc>
      </w:tr>
      <w:tr w:rsidR="009A0EB6" w14:paraId="41A3DF9E" w14:textId="77777777" w:rsidTr="00FD581B">
        <w:tc>
          <w:tcPr>
            <w:tcW w:w="2061" w:type="dxa"/>
          </w:tcPr>
          <w:p w14:paraId="02623ACD" w14:textId="614E1A9D" w:rsidR="009A0EB6" w:rsidRDefault="009A0EB6" w:rsidP="00E50AD3">
            <w:pPr>
              <w:pStyle w:val="NoSpacing"/>
              <w:rPr>
                <w:b/>
                <w:bCs/>
                <w:noProof/>
                <w:lang w:val="en-US"/>
              </w:rPr>
            </w:pPr>
            <w:r>
              <w:rPr>
                <w:b/>
                <w:bCs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C5FD4D3" wp14:editId="3F9179F3">
                      <wp:simplePos x="0" y="0"/>
                      <wp:positionH relativeFrom="column">
                        <wp:posOffset>423545</wp:posOffset>
                      </wp:positionH>
                      <wp:positionV relativeFrom="paragraph">
                        <wp:posOffset>20320</wp:posOffset>
                      </wp:positionV>
                      <wp:extent cx="139700" cy="139700"/>
                      <wp:effectExtent l="0" t="0" r="12700" b="12700"/>
                      <wp:wrapNone/>
                      <wp:docPr id="5662894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700" cy="13970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6A06BD" id="Rectangle 2" o:spid="_x0000_s1026" style="position:absolute;margin-left:33.35pt;margin-top:1.6pt;width:11pt;height:1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" fillcolor="#4472c4 [3204]" strokecolor="#09101d [484]" strokeweight="1pt"/>
                  </w:pict>
                </mc:Fallback>
              </mc:AlternateContent>
            </w:r>
          </w:p>
        </w:tc>
        <w:tc>
          <w:tcPr>
            <w:tcW w:w="2094" w:type="dxa"/>
          </w:tcPr>
          <w:p w14:paraId="0D767D34" w14:textId="482B1FAC" w:rsidR="009A0EB6" w:rsidRDefault="00905672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Material 1</w:t>
            </w:r>
          </w:p>
        </w:tc>
        <w:tc>
          <w:tcPr>
            <w:tcW w:w="2029" w:type="dxa"/>
          </w:tcPr>
          <w:p w14:paraId="15ADE63F" w14:textId="396AEC51" w:rsidR="009A0EB6" w:rsidRDefault="00905672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5</w:t>
            </w:r>
          </w:p>
        </w:tc>
        <w:tc>
          <w:tcPr>
            <w:tcW w:w="2112" w:type="dxa"/>
          </w:tcPr>
          <w:p w14:paraId="4B66CBC3" w14:textId="34FAAE86" w:rsidR="009A0EB6" w:rsidRDefault="00071305" w:rsidP="00E50AD3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Murugan</w:t>
            </w:r>
          </w:p>
        </w:tc>
      </w:tr>
      <w:tr w:rsidR="00FD581B" w14:paraId="7EB61801" w14:textId="77777777" w:rsidTr="00FD581B">
        <w:tc>
          <w:tcPr>
            <w:tcW w:w="2061" w:type="dxa"/>
          </w:tcPr>
          <w:p w14:paraId="356107E4" w14:textId="77777777" w:rsidR="00FD581B" w:rsidRDefault="00FD581B" w:rsidP="00E50AD3">
            <w:pPr>
              <w:pStyle w:val="NoSpacing"/>
              <w:rPr>
                <w:b/>
                <w:bCs/>
                <w:noProof/>
                <w:lang w:val="en-US"/>
              </w:rPr>
            </w:pPr>
          </w:p>
          <w:p w14:paraId="789AB883" w14:textId="77777777" w:rsidR="00FD581B" w:rsidRDefault="00FD581B" w:rsidP="00E50AD3">
            <w:pPr>
              <w:pStyle w:val="NoSpacing"/>
              <w:rPr>
                <w:b/>
                <w:bCs/>
                <w:noProof/>
                <w:lang w:val="en-US"/>
              </w:rPr>
            </w:pPr>
          </w:p>
        </w:tc>
        <w:tc>
          <w:tcPr>
            <w:tcW w:w="2094" w:type="dxa"/>
          </w:tcPr>
          <w:p w14:paraId="62A5833B" w14:textId="77777777" w:rsidR="00FD581B" w:rsidRDefault="00FD581B" w:rsidP="00E50AD3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2029" w:type="dxa"/>
          </w:tcPr>
          <w:p w14:paraId="02A86234" w14:textId="77777777" w:rsidR="00FD581B" w:rsidRDefault="00FD581B" w:rsidP="00E50AD3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2112" w:type="dxa"/>
          </w:tcPr>
          <w:p w14:paraId="10CC0A5C" w14:textId="77777777" w:rsidR="00FD581B" w:rsidRDefault="00FD581B" w:rsidP="00E50AD3">
            <w:pPr>
              <w:pStyle w:val="NoSpacing"/>
              <w:rPr>
                <w:b/>
                <w:bCs/>
                <w:lang w:val="en-US"/>
              </w:rPr>
            </w:pPr>
          </w:p>
        </w:tc>
      </w:tr>
    </w:tbl>
    <w:p w14:paraId="05732EB2" w14:textId="77777777" w:rsidR="00D45736" w:rsidRDefault="00D45736" w:rsidP="00E50AD3">
      <w:pPr>
        <w:pStyle w:val="NoSpacing"/>
        <w:ind w:left="720"/>
        <w:rPr>
          <w:b/>
          <w:bCs/>
          <w:lang w:val="en-US"/>
        </w:rPr>
      </w:pPr>
    </w:p>
    <w:p w14:paraId="23ABF7A0" w14:textId="6952838A" w:rsidR="00C84F67" w:rsidRDefault="00C84F67" w:rsidP="00E50AD3">
      <w:pPr>
        <w:pStyle w:val="NoSpacing"/>
        <w:ind w:left="720"/>
        <w:rPr>
          <w:b/>
          <w:bCs/>
          <w:lang w:val="en-US"/>
        </w:rPr>
      </w:pPr>
      <w:r>
        <w:rPr>
          <w:b/>
          <w:bCs/>
          <w:lang w:val="en-US"/>
        </w:rPr>
        <w:t>Admin Role permission</w:t>
      </w:r>
    </w:p>
    <w:p w14:paraId="4CFAC4D3" w14:textId="77777777" w:rsidR="00C84F67" w:rsidRDefault="00C84F67" w:rsidP="00E50AD3">
      <w:pPr>
        <w:pStyle w:val="NoSpacing"/>
        <w:ind w:left="720"/>
        <w:rPr>
          <w:b/>
          <w:bCs/>
          <w:lang w:val="en-US"/>
        </w:rPr>
      </w:pPr>
    </w:p>
    <w:p w14:paraId="61BDE5D1" w14:textId="1A17ED82" w:rsidR="00C84F67" w:rsidRDefault="00C84F67" w:rsidP="00C84F67">
      <w:pPr>
        <w:pStyle w:val="NoSpacing"/>
        <w:numPr>
          <w:ilvl w:val="1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Develop the role permission enable and disable method to </w:t>
      </w:r>
      <w:r w:rsidR="00DC3C2F">
        <w:rPr>
          <w:b/>
          <w:bCs/>
          <w:lang w:val="en-US"/>
        </w:rPr>
        <w:t>control from administration side,</w:t>
      </w:r>
    </w:p>
    <w:p w14:paraId="3ACFA3A0" w14:textId="306E7DF8" w:rsidR="00DC3C2F" w:rsidRDefault="00DC3C2F" w:rsidP="00C84F67">
      <w:pPr>
        <w:pStyle w:val="NoSpacing"/>
        <w:numPr>
          <w:ilvl w:val="1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Backend, </w:t>
      </w:r>
      <w:proofErr w:type="spellStart"/>
      <w:r>
        <w:rPr>
          <w:b/>
          <w:bCs/>
          <w:lang w:val="en-US"/>
        </w:rPr>
        <w:t>mysql</w:t>
      </w:r>
      <w:proofErr w:type="spellEnd"/>
      <w:r>
        <w:rPr>
          <w:b/>
          <w:bCs/>
          <w:lang w:val="en-US"/>
        </w:rPr>
        <w:t xml:space="preserve"> and frontend logic required to </w:t>
      </w:r>
      <w:r w:rsidR="003C783B">
        <w:rPr>
          <w:b/>
          <w:bCs/>
          <w:lang w:val="en-US"/>
        </w:rPr>
        <w:t xml:space="preserve">control by admin </w:t>
      </w:r>
    </w:p>
    <w:p w14:paraId="44FF1CAF" w14:textId="233537FD" w:rsidR="003C783B" w:rsidRDefault="003C783B" w:rsidP="003C783B">
      <w:pPr>
        <w:pStyle w:val="NoSpacing"/>
        <w:numPr>
          <w:ilvl w:val="1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Screen Navigation, </w:t>
      </w:r>
      <w:r w:rsidR="00D93A61">
        <w:rPr>
          <w:b/>
          <w:bCs/>
          <w:lang w:val="en-US"/>
        </w:rPr>
        <w:t xml:space="preserve">header </w:t>
      </w:r>
      <w:proofErr w:type="gramStart"/>
      <w:r w:rsidR="00D93A61">
        <w:rPr>
          <w:b/>
          <w:bCs/>
          <w:lang w:val="en-US"/>
        </w:rPr>
        <w:t>level ,</w:t>
      </w:r>
      <w:proofErr w:type="gramEnd"/>
      <w:r w:rsidR="00D93A61">
        <w:rPr>
          <w:b/>
          <w:bCs/>
          <w:lang w:val="en-US"/>
        </w:rPr>
        <w:t xml:space="preserve"> sidebar menu, action menu, </w:t>
      </w:r>
    </w:p>
    <w:p w14:paraId="3C479976" w14:textId="1E9CE54E" w:rsidR="00E76B28" w:rsidRDefault="00E76B28" w:rsidP="00E76B28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Admin only having the full rights, admin will decide </w:t>
      </w:r>
      <w:r w:rsidR="00D76D80">
        <w:rPr>
          <w:b/>
          <w:bCs/>
          <w:lang w:val="en-US"/>
        </w:rPr>
        <w:t xml:space="preserve">to give the permission to </w:t>
      </w:r>
      <w:proofErr w:type="gramStart"/>
      <w:r w:rsidR="00D76D80">
        <w:rPr>
          <w:b/>
          <w:bCs/>
          <w:lang w:val="en-US"/>
        </w:rPr>
        <w:t>other</w:t>
      </w:r>
      <w:proofErr w:type="gramEnd"/>
      <w:r w:rsidR="00D76D80">
        <w:rPr>
          <w:b/>
          <w:bCs/>
          <w:lang w:val="en-US"/>
        </w:rPr>
        <w:t xml:space="preserve"> user.</w:t>
      </w:r>
    </w:p>
    <w:p w14:paraId="4F840CFC" w14:textId="0BD0FAE8" w:rsidR="00D76D80" w:rsidRDefault="00D76D80" w:rsidP="00D76D80">
      <w:pPr>
        <w:pStyle w:val="NoSpacing"/>
        <w:numPr>
          <w:ilvl w:val="1"/>
          <w:numId w:val="14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Design required to design of screen name, </w:t>
      </w:r>
      <w:r w:rsidR="00A12049">
        <w:rPr>
          <w:b/>
          <w:bCs/>
          <w:lang w:val="en-US"/>
        </w:rPr>
        <w:t>and its other menu list to user friendly</w:t>
      </w:r>
    </w:p>
    <w:p w14:paraId="11522E72" w14:textId="77777777" w:rsidR="00294314" w:rsidRDefault="00294314" w:rsidP="00294314">
      <w:pPr>
        <w:pStyle w:val="NoSpacing"/>
        <w:rPr>
          <w:b/>
          <w:bCs/>
          <w:lang w:val="en-US"/>
        </w:rPr>
      </w:pPr>
    </w:p>
    <w:p w14:paraId="7C099602" w14:textId="23DE197B" w:rsidR="00294314" w:rsidRDefault="00294314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Cable TV </w:t>
      </w:r>
    </w:p>
    <w:p w14:paraId="5D5630CA" w14:textId="51B9BC26" w:rsidR="0061274B" w:rsidRDefault="0061274B" w:rsidP="00294314">
      <w:pPr>
        <w:pStyle w:val="NoSpacing"/>
        <w:rPr>
          <w:b/>
          <w:bCs/>
          <w:lang w:val="en-US"/>
        </w:rPr>
      </w:pPr>
    </w:p>
    <w:p w14:paraId="1C6F389F" w14:textId="6A1C7006" w:rsidR="0061274B" w:rsidRDefault="0061274B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Which is different </w:t>
      </w:r>
      <w:r w:rsidR="00D625A7">
        <w:rPr>
          <w:b/>
          <w:bCs/>
          <w:lang w:val="en-US"/>
        </w:rPr>
        <w:t xml:space="preserve">module I have the </w:t>
      </w:r>
      <w:r w:rsidR="00D37656">
        <w:rPr>
          <w:b/>
          <w:bCs/>
          <w:lang w:val="en-US"/>
        </w:rPr>
        <w:t xml:space="preserve">cable tv customers </w:t>
      </w:r>
    </w:p>
    <w:p w14:paraId="5C8413F7" w14:textId="55FC03B4" w:rsidR="00D37656" w:rsidRDefault="00D37656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New customer should add, in a form</w:t>
      </w:r>
    </w:p>
    <w:p w14:paraId="33A380B0" w14:textId="6EE78B42" w:rsidR="00D37656" w:rsidRDefault="008D753C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I have to capture the</w:t>
      </w:r>
    </w:p>
    <w:p w14:paraId="0E18A1F8" w14:textId="1C3C5B8B" w:rsidR="002363BC" w:rsidRPr="002363BC" w:rsidRDefault="002363BC" w:rsidP="00294314">
      <w:pPr>
        <w:pStyle w:val="NoSpacing"/>
        <w:rPr>
          <w:b/>
          <w:bCs/>
          <w:u w:val="single"/>
          <w:lang w:val="en-US"/>
        </w:rPr>
      </w:pPr>
      <w:r w:rsidRPr="002363BC">
        <w:rPr>
          <w:b/>
          <w:bCs/>
          <w:u w:val="single"/>
          <w:lang w:val="en-US"/>
        </w:rPr>
        <w:t>Customer Details</w:t>
      </w:r>
    </w:p>
    <w:p w14:paraId="4C596637" w14:textId="467F6F9B" w:rsidR="00A07E52" w:rsidRDefault="00A07E5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Customer Full name, </w:t>
      </w:r>
    </w:p>
    <w:p w14:paraId="130164A7" w14:textId="085FF76C" w:rsidR="00A07E52" w:rsidRDefault="00A07E5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Door number, </w:t>
      </w:r>
    </w:p>
    <w:p w14:paraId="0372A1E3" w14:textId="0C513597" w:rsidR="00EA0A3E" w:rsidRDefault="00A07E5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Street, </w:t>
      </w:r>
      <w:r w:rsidR="00EA0A3E">
        <w:rPr>
          <w:b/>
          <w:bCs/>
          <w:lang w:val="en-US"/>
        </w:rPr>
        <w:t xml:space="preserve">street name mapped with area name, if </w:t>
      </w:r>
      <w:r w:rsidR="00DE5C8F">
        <w:rPr>
          <w:b/>
          <w:bCs/>
          <w:lang w:val="en-US"/>
        </w:rPr>
        <w:t xml:space="preserve">I choose area that area belonging street only to listed, which should add in </w:t>
      </w:r>
      <w:proofErr w:type="gramStart"/>
      <w:r w:rsidR="00DE5C8F">
        <w:rPr>
          <w:b/>
          <w:bCs/>
          <w:lang w:val="en-US"/>
        </w:rPr>
        <w:t>backend</w:t>
      </w:r>
      <w:r w:rsidR="0039756C">
        <w:rPr>
          <w:b/>
          <w:bCs/>
          <w:lang w:val="en-US"/>
        </w:rPr>
        <w:t>(</w:t>
      </w:r>
      <w:proofErr w:type="gramEnd"/>
      <w:r w:rsidR="0039756C">
        <w:rPr>
          <w:b/>
          <w:bCs/>
          <w:lang w:val="en-US"/>
        </w:rPr>
        <w:t>street, area, Location)</w:t>
      </w:r>
    </w:p>
    <w:p w14:paraId="72CC6D76" w14:textId="569A95D3" w:rsidR="00A07E52" w:rsidRDefault="00A07E5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area, </w:t>
      </w:r>
    </w:p>
    <w:p w14:paraId="71E89B82" w14:textId="61CC696D" w:rsidR="00A04B4D" w:rsidRDefault="00A04B4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Location,</w:t>
      </w:r>
    </w:p>
    <w:p w14:paraId="587227C8" w14:textId="5A89DD0C" w:rsidR="00A04B4D" w:rsidRDefault="00A04B4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City </w:t>
      </w:r>
    </w:p>
    <w:p w14:paraId="60F600B8" w14:textId="36EAEFCD" w:rsidR="00A04B4D" w:rsidRDefault="00A04B4D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Pincode</w:t>
      </w:r>
      <w:proofErr w:type="spellEnd"/>
      <w:r>
        <w:rPr>
          <w:b/>
          <w:bCs/>
          <w:lang w:val="en-US"/>
        </w:rPr>
        <w:t>,</w:t>
      </w:r>
    </w:p>
    <w:p w14:paraId="51177B8A" w14:textId="112030C9" w:rsidR="00A04B4D" w:rsidRDefault="00A04B4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Mobile no,</w:t>
      </w:r>
    </w:p>
    <w:p w14:paraId="1315FC70" w14:textId="3836E50B" w:rsidR="002363BC" w:rsidRDefault="002363BC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Aadhar no,</w:t>
      </w:r>
    </w:p>
    <w:p w14:paraId="5B8148F2" w14:textId="2ED676F2" w:rsidR="00A04B4D" w:rsidRDefault="001D682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Alternate mobile no</w:t>
      </w:r>
    </w:p>
    <w:p w14:paraId="66E7C54C" w14:textId="40618AB0" w:rsidR="001D682D" w:rsidRDefault="001D682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Type of network – TCV, PAMMAL, MURUGAN, SVN</w:t>
      </w:r>
    </w:p>
    <w:p w14:paraId="73507764" w14:textId="77777777" w:rsidR="00562762" w:rsidRDefault="00562762" w:rsidP="00562762">
      <w:pPr>
        <w:pStyle w:val="NoSpacing"/>
        <w:rPr>
          <w:b/>
          <w:bCs/>
          <w:lang w:val="en-US"/>
        </w:rPr>
      </w:pPr>
      <w:r w:rsidRPr="00B0501F">
        <w:rPr>
          <w:b/>
          <w:bCs/>
        </w:rPr>
        <w:t>Source of Connection</w:t>
      </w:r>
    </w:p>
    <w:p w14:paraId="556BDD5C" w14:textId="65892D7F" w:rsidR="00562762" w:rsidRDefault="00562762" w:rsidP="00562762">
      <w:pPr>
        <w:pStyle w:val="NoSpacing"/>
        <w:rPr>
          <w:b/>
          <w:bCs/>
          <w:lang w:val="en-US"/>
        </w:rPr>
      </w:pPr>
      <w:r>
        <w:rPr>
          <w:b/>
          <w:bCs/>
        </w:rPr>
        <w:t>Installed by</w:t>
      </w:r>
    </w:p>
    <w:p w14:paraId="26CA67B2" w14:textId="77777777" w:rsidR="00F962BF" w:rsidRDefault="00F962BF" w:rsidP="00F962BF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Labour</w:t>
      </w:r>
      <w:proofErr w:type="spellEnd"/>
      <w:r>
        <w:rPr>
          <w:b/>
          <w:bCs/>
          <w:lang w:val="en-US"/>
        </w:rPr>
        <w:t>/service charge</w:t>
      </w:r>
    </w:p>
    <w:p w14:paraId="22856533" w14:textId="77777777" w:rsidR="00333827" w:rsidRDefault="00333827" w:rsidP="00294314">
      <w:pPr>
        <w:pStyle w:val="NoSpacing"/>
        <w:rPr>
          <w:b/>
          <w:bCs/>
          <w:lang w:val="en-US"/>
        </w:rPr>
      </w:pPr>
    </w:p>
    <w:p w14:paraId="68CE1186" w14:textId="51A234AD" w:rsidR="00333827" w:rsidRPr="002363BC" w:rsidRDefault="00333827" w:rsidP="00294314">
      <w:pPr>
        <w:pStyle w:val="NoSpacing"/>
        <w:rPr>
          <w:b/>
          <w:bCs/>
          <w:u w:val="single"/>
          <w:lang w:val="en-US"/>
        </w:rPr>
      </w:pPr>
      <w:proofErr w:type="spellStart"/>
      <w:r w:rsidRPr="002363BC">
        <w:rPr>
          <w:b/>
          <w:bCs/>
          <w:u w:val="single"/>
          <w:lang w:val="en-US"/>
        </w:rPr>
        <w:t>Settop</w:t>
      </w:r>
      <w:proofErr w:type="spellEnd"/>
      <w:r w:rsidRPr="002363BC">
        <w:rPr>
          <w:b/>
          <w:bCs/>
          <w:u w:val="single"/>
          <w:lang w:val="en-US"/>
        </w:rPr>
        <w:t xml:space="preserve"> box details</w:t>
      </w:r>
    </w:p>
    <w:p w14:paraId="6228A806" w14:textId="6E62129A" w:rsidR="00333827" w:rsidRDefault="00333827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a new connection after entered the customer details, need to add </w:t>
      </w: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details</w:t>
      </w:r>
    </w:p>
    <w:p w14:paraId="52CBE56A" w14:textId="4ACBCE05" w:rsidR="00333827" w:rsidRDefault="00333827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type :</w:t>
      </w:r>
      <w:proofErr w:type="gramEnd"/>
      <w:r>
        <w:rPr>
          <w:b/>
          <w:bCs/>
          <w:lang w:val="en-US"/>
        </w:rPr>
        <w:t xml:space="preserve"> new / Fault /Replaced</w:t>
      </w:r>
      <w:r w:rsidR="00DE1751">
        <w:rPr>
          <w:b/>
          <w:bCs/>
          <w:lang w:val="en-US"/>
        </w:rPr>
        <w:t>, exchange, customer owned</w:t>
      </w:r>
    </w:p>
    <w:p w14:paraId="479FFBAB" w14:textId="52444E45" w:rsidR="0083400F" w:rsidRDefault="0083400F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Exchange </w:t>
      </w:r>
      <w:proofErr w:type="gramStart"/>
      <w:r>
        <w:rPr>
          <w:b/>
          <w:bCs/>
          <w:lang w:val="en-US"/>
        </w:rPr>
        <w:t>of :</w:t>
      </w:r>
      <w:proofErr w:type="gramEnd"/>
      <w:r>
        <w:rPr>
          <w:b/>
          <w:bCs/>
          <w:lang w:val="en-US"/>
        </w:rPr>
        <w:t xml:space="preserve"> if </w:t>
      </w: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type is exchange – need to track the </w:t>
      </w:r>
      <w:r w:rsidR="00396756">
        <w:rPr>
          <w:b/>
          <w:bCs/>
          <w:lang w:val="en-US"/>
        </w:rPr>
        <w:t xml:space="preserve">original </w:t>
      </w:r>
      <w:proofErr w:type="spellStart"/>
      <w:r w:rsidR="00396756">
        <w:rPr>
          <w:b/>
          <w:bCs/>
          <w:lang w:val="en-US"/>
        </w:rPr>
        <w:t>stb</w:t>
      </w:r>
      <w:proofErr w:type="spellEnd"/>
      <w:r w:rsidR="00396756">
        <w:rPr>
          <w:b/>
          <w:bCs/>
          <w:lang w:val="en-US"/>
        </w:rPr>
        <w:t xml:space="preserve"> </w:t>
      </w:r>
      <w:proofErr w:type="spellStart"/>
      <w:r w:rsidR="00396756">
        <w:rPr>
          <w:b/>
          <w:bCs/>
          <w:lang w:val="en-US"/>
        </w:rPr>
        <w:t>mso</w:t>
      </w:r>
      <w:proofErr w:type="spellEnd"/>
      <w:r w:rsidR="00396756">
        <w:rPr>
          <w:b/>
          <w:bCs/>
          <w:lang w:val="en-US"/>
        </w:rPr>
        <w:t xml:space="preserve"> name </w:t>
      </w:r>
    </w:p>
    <w:p w14:paraId="1E8B1A92" w14:textId="26EA4815" w:rsidR="00396756" w:rsidRDefault="00396756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Example (we are giving </w:t>
      </w:r>
      <w:proofErr w:type="spellStart"/>
      <w:proofErr w:type="gramStart"/>
      <w:r>
        <w:rPr>
          <w:b/>
          <w:bCs/>
          <w:lang w:val="en-US"/>
        </w:rPr>
        <w:t>vk</w:t>
      </w:r>
      <w:proofErr w:type="spellEnd"/>
      <w:r>
        <w:rPr>
          <w:b/>
          <w:bCs/>
          <w:lang w:val="en-US"/>
        </w:rPr>
        <w:t xml:space="preserve"> ,</w:t>
      </w:r>
      <w:proofErr w:type="gramEnd"/>
      <w:r>
        <w:rPr>
          <w:b/>
          <w:bCs/>
          <w:lang w:val="en-US"/>
        </w:rPr>
        <w:t xml:space="preserve"> customer have jak, we collect jak box and install </w:t>
      </w:r>
      <w:proofErr w:type="spellStart"/>
      <w:r>
        <w:rPr>
          <w:b/>
          <w:bCs/>
          <w:lang w:val="en-US"/>
        </w:rPr>
        <w:t>vk</w:t>
      </w:r>
      <w:proofErr w:type="spellEnd"/>
      <w:r>
        <w:rPr>
          <w:b/>
          <w:bCs/>
          <w:lang w:val="en-US"/>
        </w:rPr>
        <w:t xml:space="preserve"> box)</w:t>
      </w:r>
    </w:p>
    <w:p w14:paraId="5E9873F8" w14:textId="5F11938F" w:rsidR="007B1F1E" w:rsidRDefault="007B1F1E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number</w:t>
      </w:r>
    </w:p>
    <w:p w14:paraId="5B05EFD3" w14:textId="3011CCCC" w:rsidR="007B1F1E" w:rsidRDefault="00DE730F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amount</w:t>
      </w:r>
    </w:p>
    <w:p w14:paraId="7D551626" w14:textId="741CD0BE" w:rsidR="00DE730F" w:rsidRDefault="004A44CE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discount</w:t>
      </w:r>
    </w:p>
    <w:p w14:paraId="474457CF" w14:textId="595F22E0" w:rsidR="00F962BF" w:rsidRDefault="00F962BF" w:rsidP="00294314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Labour</w:t>
      </w:r>
      <w:proofErr w:type="spellEnd"/>
      <w:r>
        <w:rPr>
          <w:b/>
          <w:bCs/>
          <w:lang w:val="en-US"/>
        </w:rPr>
        <w:t>/service charge</w:t>
      </w:r>
    </w:p>
    <w:p w14:paraId="01F3343A" w14:textId="77777777" w:rsidR="00562762" w:rsidRDefault="00562762" w:rsidP="00562762">
      <w:pPr>
        <w:pStyle w:val="NoSpacing"/>
        <w:rPr>
          <w:b/>
          <w:bCs/>
        </w:rPr>
      </w:pPr>
      <w:r>
        <w:rPr>
          <w:b/>
          <w:bCs/>
        </w:rPr>
        <w:t>Installed by</w:t>
      </w:r>
    </w:p>
    <w:p w14:paraId="708FBE1B" w14:textId="77777777" w:rsidR="002363BC" w:rsidRDefault="002363BC" w:rsidP="00562762">
      <w:pPr>
        <w:pStyle w:val="NoSpacing"/>
        <w:rPr>
          <w:b/>
          <w:bCs/>
          <w:lang w:val="en-US"/>
        </w:rPr>
      </w:pPr>
    </w:p>
    <w:p w14:paraId="3773780B" w14:textId="4713C6F8" w:rsidR="006D08C5" w:rsidRPr="007F105D" w:rsidRDefault="006D08C5" w:rsidP="00562762">
      <w:pPr>
        <w:pStyle w:val="NoSpacing"/>
        <w:rPr>
          <w:b/>
          <w:bCs/>
          <w:u w:val="single"/>
          <w:lang w:val="en-US"/>
        </w:rPr>
      </w:pPr>
      <w:r w:rsidRPr="007F105D">
        <w:rPr>
          <w:b/>
          <w:bCs/>
          <w:u w:val="single"/>
          <w:lang w:val="en-US"/>
        </w:rPr>
        <w:t>Connection Details</w:t>
      </w:r>
    </w:p>
    <w:p w14:paraId="0BD5603D" w14:textId="4DB54442" w:rsidR="006D08C5" w:rsidRDefault="006D08C5" w:rsidP="0056276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Connection date</w:t>
      </w:r>
    </w:p>
    <w:p w14:paraId="66DA9B63" w14:textId="169FD18D" w:rsidR="006D08C5" w:rsidRDefault="006D08C5" w:rsidP="00562762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Disnection</w:t>
      </w:r>
      <w:proofErr w:type="spellEnd"/>
      <w:r>
        <w:rPr>
          <w:b/>
          <w:bCs/>
          <w:lang w:val="en-US"/>
        </w:rPr>
        <w:t xml:space="preserve"> date</w:t>
      </w:r>
    </w:p>
    <w:p w14:paraId="65EF40E9" w14:textId="698B1FE8" w:rsidR="00092980" w:rsidRDefault="00092980" w:rsidP="0056276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Type </w:t>
      </w:r>
      <w:proofErr w:type="gramStart"/>
      <w:r>
        <w:rPr>
          <w:b/>
          <w:bCs/>
          <w:lang w:val="en-US"/>
        </w:rPr>
        <w:t>connection :</w:t>
      </w:r>
      <w:proofErr w:type="gramEnd"/>
      <w:r>
        <w:rPr>
          <w:b/>
          <w:bCs/>
          <w:lang w:val="en-US"/>
        </w:rPr>
        <w:t xml:space="preserve"> new / shifted / transferred</w:t>
      </w:r>
    </w:p>
    <w:p w14:paraId="7E9795E2" w14:textId="37C51E10" w:rsidR="00092980" w:rsidRDefault="00092980" w:rsidP="00562762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Connectedby</w:t>
      </w:r>
      <w:proofErr w:type="spellEnd"/>
    </w:p>
    <w:p w14:paraId="25D051C7" w14:textId="1644C5E7" w:rsidR="00092980" w:rsidRDefault="00092980" w:rsidP="0056276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Connection charge</w:t>
      </w:r>
    </w:p>
    <w:p w14:paraId="7900F39C" w14:textId="7BF9DC0F" w:rsidR="00687E63" w:rsidRDefault="00687E63" w:rsidP="0056276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Used material details </w:t>
      </w:r>
      <w:r w:rsidR="00706676">
        <w:rPr>
          <w:b/>
          <w:bCs/>
          <w:lang w:val="en-US"/>
        </w:rPr>
        <w:t>– which from add the list of items</w:t>
      </w:r>
    </w:p>
    <w:p w14:paraId="1F8B29FA" w14:textId="77777777" w:rsidR="007F105D" w:rsidRDefault="007F105D" w:rsidP="007F105D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Labour</w:t>
      </w:r>
      <w:proofErr w:type="spellEnd"/>
      <w:r>
        <w:rPr>
          <w:b/>
          <w:bCs/>
          <w:lang w:val="en-US"/>
        </w:rPr>
        <w:t>/service charge</w:t>
      </w:r>
    </w:p>
    <w:p w14:paraId="3D6F0FA9" w14:textId="77777777" w:rsidR="007705AC" w:rsidRDefault="007705AC" w:rsidP="007F105D">
      <w:pPr>
        <w:pStyle w:val="NoSpacing"/>
        <w:rPr>
          <w:b/>
          <w:bCs/>
          <w:lang w:val="en-US"/>
        </w:rPr>
      </w:pPr>
    </w:p>
    <w:p w14:paraId="0CD6EA25" w14:textId="03844123" w:rsidR="007705AC" w:rsidRDefault="007705AC" w:rsidP="007F105D">
      <w:pPr>
        <w:pStyle w:val="NoSpacing"/>
        <w:rPr>
          <w:b/>
          <w:bCs/>
          <w:u w:val="single"/>
          <w:lang w:val="en-US"/>
        </w:rPr>
      </w:pPr>
      <w:r w:rsidRPr="007705AC">
        <w:rPr>
          <w:b/>
          <w:bCs/>
          <w:u w:val="single"/>
          <w:lang w:val="en-US"/>
        </w:rPr>
        <w:t>Package details</w:t>
      </w:r>
    </w:p>
    <w:p w14:paraId="7DBE3A79" w14:textId="0428E40C" w:rsidR="007705AC" w:rsidRDefault="007705AC" w:rsidP="007F105D">
      <w:pPr>
        <w:pStyle w:val="NoSpacing"/>
        <w:rPr>
          <w:b/>
          <w:bCs/>
          <w:lang w:val="en-US"/>
        </w:rPr>
      </w:pPr>
      <w:r w:rsidRPr="007705AC">
        <w:rPr>
          <w:b/>
          <w:bCs/>
          <w:lang w:val="en-US"/>
        </w:rPr>
        <w:t>Package</w:t>
      </w:r>
      <w:r>
        <w:rPr>
          <w:b/>
          <w:bCs/>
          <w:lang w:val="en-US"/>
        </w:rPr>
        <w:t xml:space="preserve"> name</w:t>
      </w:r>
      <w:r w:rsidR="0075228D">
        <w:rPr>
          <w:b/>
          <w:bCs/>
          <w:lang w:val="en-US"/>
        </w:rPr>
        <w:t xml:space="preserve"> – </w:t>
      </w:r>
      <w:proofErr w:type="spellStart"/>
      <w:r w:rsidR="0075228D">
        <w:rPr>
          <w:b/>
          <w:bCs/>
          <w:lang w:val="en-US"/>
        </w:rPr>
        <w:t>lov</w:t>
      </w:r>
      <w:proofErr w:type="spellEnd"/>
      <w:r w:rsidR="0075228D">
        <w:rPr>
          <w:b/>
          <w:bCs/>
          <w:lang w:val="en-US"/>
        </w:rPr>
        <w:t xml:space="preserve"> fetch from backend </w:t>
      </w:r>
    </w:p>
    <w:p w14:paraId="2959BCDF" w14:textId="6E7377F6" w:rsidR="007705AC" w:rsidRDefault="007705AC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Price</w:t>
      </w:r>
      <w:r w:rsidR="0075228D">
        <w:rPr>
          <w:b/>
          <w:bCs/>
          <w:lang w:val="en-US"/>
        </w:rPr>
        <w:t xml:space="preserve"> – fetch value based on value</w:t>
      </w:r>
    </w:p>
    <w:p w14:paraId="55CCAFD1" w14:textId="6F0B896D" w:rsidR="007705AC" w:rsidRPr="007705AC" w:rsidRDefault="007705AC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Package </w:t>
      </w:r>
      <w:proofErr w:type="gramStart"/>
      <w:r>
        <w:rPr>
          <w:b/>
          <w:bCs/>
          <w:lang w:val="en-US"/>
        </w:rPr>
        <w:t>type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mso</w:t>
      </w:r>
      <w:proofErr w:type="spellEnd"/>
      <w:r>
        <w:rPr>
          <w:b/>
          <w:bCs/>
          <w:lang w:val="en-US"/>
        </w:rPr>
        <w:t xml:space="preserve"> package /addon / </w:t>
      </w:r>
      <w:proofErr w:type="spellStart"/>
      <w:r>
        <w:rPr>
          <w:b/>
          <w:bCs/>
          <w:lang w:val="en-US"/>
        </w:rPr>
        <w:t>alacarte</w:t>
      </w:r>
      <w:proofErr w:type="spellEnd"/>
      <w:r>
        <w:rPr>
          <w:b/>
          <w:bCs/>
          <w:lang w:val="en-US"/>
        </w:rPr>
        <w:t xml:space="preserve"> / </w:t>
      </w:r>
      <w:r w:rsidR="0075228D">
        <w:rPr>
          <w:b/>
          <w:bCs/>
          <w:lang w:val="en-US"/>
        </w:rPr>
        <w:t>broad cast</w:t>
      </w:r>
    </w:p>
    <w:p w14:paraId="501ACF56" w14:textId="77777777" w:rsidR="000B38D7" w:rsidRDefault="000B38D7" w:rsidP="007F105D">
      <w:pPr>
        <w:pStyle w:val="NoSpacing"/>
        <w:rPr>
          <w:b/>
          <w:bCs/>
          <w:lang w:val="en-US"/>
        </w:rPr>
      </w:pPr>
    </w:p>
    <w:p w14:paraId="69DDBEB1" w14:textId="6853015C" w:rsidR="000B38D7" w:rsidRDefault="000B38D7" w:rsidP="007F105D">
      <w:pPr>
        <w:pStyle w:val="NoSpacing"/>
        <w:rPr>
          <w:b/>
          <w:bCs/>
          <w:u w:val="single"/>
          <w:lang w:val="en-US"/>
        </w:rPr>
      </w:pPr>
      <w:r w:rsidRPr="000B38D7">
        <w:rPr>
          <w:b/>
          <w:bCs/>
          <w:u w:val="single"/>
          <w:lang w:val="en-US"/>
        </w:rPr>
        <w:lastRenderedPageBreak/>
        <w:t>Subscription details</w:t>
      </w:r>
    </w:p>
    <w:p w14:paraId="5E9D93C9" w14:textId="143E09D5" w:rsidR="003D656F" w:rsidRPr="0085716F" w:rsidRDefault="0085716F" w:rsidP="007F105D">
      <w:pPr>
        <w:pStyle w:val="NoSpacing"/>
        <w:rPr>
          <w:b/>
          <w:bCs/>
          <w:lang w:val="en-US"/>
        </w:rPr>
      </w:pPr>
      <w:r w:rsidRPr="0085716F">
        <w:rPr>
          <w:b/>
          <w:bCs/>
          <w:lang w:val="en-US"/>
        </w:rPr>
        <w:t>MONTH</w:t>
      </w:r>
    </w:p>
    <w:p w14:paraId="5D2B9EF8" w14:textId="58A0FB61" w:rsidR="000B38D7" w:rsidRDefault="0085716F" w:rsidP="007F105D">
      <w:pPr>
        <w:pStyle w:val="NoSpacing"/>
        <w:rPr>
          <w:b/>
          <w:bCs/>
          <w:lang w:val="en-US"/>
        </w:rPr>
      </w:pPr>
      <w:r w:rsidRPr="0085716F">
        <w:rPr>
          <w:b/>
          <w:bCs/>
          <w:lang w:val="en-US"/>
        </w:rPr>
        <w:t>Year</w:t>
      </w:r>
    </w:p>
    <w:p w14:paraId="510076DC" w14:textId="275844B7" w:rsidR="00F50B5C" w:rsidRDefault="00035388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</w:t>
      </w:r>
      <w:r w:rsidR="00F50B5C">
        <w:rPr>
          <w:b/>
          <w:bCs/>
          <w:lang w:val="en-US"/>
        </w:rPr>
        <w:t>mount</w:t>
      </w:r>
      <w:r>
        <w:rPr>
          <w:b/>
          <w:bCs/>
          <w:lang w:val="en-US"/>
        </w:rPr>
        <w:t xml:space="preserve"> </w:t>
      </w:r>
      <w:r w:rsidR="000D362A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0D362A">
        <w:rPr>
          <w:b/>
          <w:bCs/>
          <w:lang w:val="en-US"/>
        </w:rPr>
        <w:t xml:space="preserve">amount will calculate based on package value, that is one month </w:t>
      </w:r>
      <w:r w:rsidR="007705AC">
        <w:rPr>
          <w:b/>
          <w:bCs/>
          <w:lang w:val="en-US"/>
        </w:rPr>
        <w:t>from 1 to last day of month</w:t>
      </w:r>
    </w:p>
    <w:p w14:paraId="39EA351E" w14:textId="7DE65936" w:rsidR="0085716F" w:rsidRDefault="0085716F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Days of </w:t>
      </w:r>
      <w:proofErr w:type="gramStart"/>
      <w:r>
        <w:rPr>
          <w:b/>
          <w:bCs/>
          <w:lang w:val="en-US"/>
        </w:rPr>
        <w:t>month</w:t>
      </w:r>
      <w:r w:rsidR="001F4B9E">
        <w:rPr>
          <w:b/>
          <w:bCs/>
          <w:lang w:val="en-US"/>
        </w:rPr>
        <w:t xml:space="preserve"> :</w:t>
      </w:r>
      <w:proofErr w:type="gramEnd"/>
      <w:r w:rsidR="001F4B9E">
        <w:rPr>
          <w:b/>
          <w:bCs/>
          <w:lang w:val="en-US"/>
        </w:rPr>
        <w:t xml:space="preserve"> day/month</w:t>
      </w:r>
    </w:p>
    <w:p w14:paraId="60A5EA81" w14:textId="4EF0E229" w:rsidR="001F4B9E" w:rsidRDefault="001F4B9E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Number of day/</w:t>
      </w:r>
      <w:proofErr w:type="gramStart"/>
      <w:r>
        <w:rPr>
          <w:b/>
          <w:bCs/>
          <w:lang w:val="en-US"/>
        </w:rPr>
        <w:t>Month :</w:t>
      </w:r>
      <w:proofErr w:type="gramEnd"/>
    </w:p>
    <w:p w14:paraId="1284DEFA" w14:textId="7819D6BA" w:rsidR="00EC08E8" w:rsidRDefault="00F50B5C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Collect date – need to calculate the days or month from selected </w:t>
      </w:r>
      <w:r w:rsidR="00035388">
        <w:rPr>
          <w:b/>
          <w:bCs/>
          <w:lang w:val="en-US"/>
        </w:rPr>
        <w:t>date</w:t>
      </w:r>
    </w:p>
    <w:p w14:paraId="14479C8A" w14:textId="04CCF9D0" w:rsidR="00035388" w:rsidRDefault="00035388" w:rsidP="007F105D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Collected by</w:t>
      </w:r>
    </w:p>
    <w:p w14:paraId="222B1F41" w14:textId="77777777" w:rsidR="00EC08E8" w:rsidRDefault="00EC08E8" w:rsidP="007F105D">
      <w:pPr>
        <w:pStyle w:val="NoSpacing"/>
        <w:rPr>
          <w:b/>
          <w:bCs/>
          <w:lang w:val="en-US"/>
        </w:rPr>
      </w:pPr>
    </w:p>
    <w:p w14:paraId="31B641DE" w14:textId="77777777" w:rsidR="001F4B9E" w:rsidRPr="0085716F" w:rsidRDefault="001F4B9E" w:rsidP="007F105D">
      <w:pPr>
        <w:pStyle w:val="NoSpacing"/>
        <w:rPr>
          <w:b/>
          <w:bCs/>
          <w:lang w:val="en-US"/>
        </w:rPr>
      </w:pPr>
    </w:p>
    <w:p w14:paraId="565FAB58" w14:textId="77777777" w:rsidR="0085716F" w:rsidRPr="0085716F" w:rsidRDefault="0085716F" w:rsidP="007F105D">
      <w:pPr>
        <w:pStyle w:val="NoSpacing"/>
        <w:rPr>
          <w:b/>
          <w:bCs/>
          <w:lang w:val="en-US"/>
        </w:rPr>
      </w:pPr>
    </w:p>
    <w:p w14:paraId="2166DB2E" w14:textId="17F909DC" w:rsidR="00562762" w:rsidRDefault="001906EF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 need the customer </w:t>
      </w:r>
      <w:r w:rsidR="00DB092A">
        <w:rPr>
          <w:b/>
          <w:bCs/>
          <w:lang w:val="en-US"/>
        </w:rPr>
        <w:t>list with add new customer button on top</w:t>
      </w:r>
    </w:p>
    <w:p w14:paraId="292DD49D" w14:textId="02982981" w:rsidR="00DB092A" w:rsidRDefault="00DB092A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proofErr w:type="spellStart"/>
      <w:r>
        <w:rPr>
          <w:b/>
          <w:bCs/>
          <w:lang w:val="en-US"/>
        </w:rPr>
        <w:t>i</w:t>
      </w:r>
      <w:proofErr w:type="spellEnd"/>
      <w:r>
        <w:rPr>
          <w:b/>
          <w:bCs/>
          <w:lang w:val="en-US"/>
        </w:rPr>
        <w:t xml:space="preserve"> click “Add New”</w:t>
      </w:r>
      <w:r w:rsidR="003B101A">
        <w:rPr>
          <w:b/>
          <w:bCs/>
          <w:lang w:val="en-US"/>
        </w:rPr>
        <w:t xml:space="preserve"> </w:t>
      </w:r>
      <w:r w:rsidR="00E45943">
        <w:rPr>
          <w:b/>
          <w:bCs/>
          <w:lang w:val="en-US"/>
        </w:rPr>
        <w:t xml:space="preserve">open the </w:t>
      </w:r>
      <w:r w:rsidR="00E0780A">
        <w:rPr>
          <w:b/>
          <w:bCs/>
          <w:lang w:val="en-US"/>
        </w:rPr>
        <w:t>form screen to enter all the details above descripted details</w:t>
      </w:r>
    </w:p>
    <w:p w14:paraId="2D22DA5C" w14:textId="62CADDEE" w:rsidR="00E0780A" w:rsidRDefault="00E0780A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Installed </w:t>
      </w:r>
      <w:proofErr w:type="spellStart"/>
      <w:r>
        <w:rPr>
          <w:b/>
          <w:bCs/>
          <w:lang w:val="en-US"/>
        </w:rPr>
        <w:t>peron</w:t>
      </w:r>
      <w:proofErr w:type="spellEnd"/>
      <w:r>
        <w:rPr>
          <w:b/>
          <w:bCs/>
          <w:lang w:val="en-US"/>
        </w:rPr>
        <w:t xml:space="preserve"> can enter the data, </w:t>
      </w:r>
      <w:r w:rsidR="00566D7E">
        <w:rPr>
          <w:b/>
          <w:bCs/>
          <w:lang w:val="en-US"/>
        </w:rPr>
        <w:t xml:space="preserve">there are a user of </w:t>
      </w:r>
      <w:proofErr w:type="spellStart"/>
      <w:r w:rsidR="00566D7E">
        <w:rPr>
          <w:b/>
          <w:bCs/>
          <w:lang w:val="en-US"/>
        </w:rPr>
        <w:t>tcverp</w:t>
      </w:r>
      <w:proofErr w:type="spellEnd"/>
    </w:p>
    <w:p w14:paraId="6BF40FC9" w14:textId="5D6B8B8C" w:rsidR="00566D7E" w:rsidRDefault="00566D7E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proofErr w:type="gramStart"/>
      <w:r>
        <w:rPr>
          <w:b/>
          <w:bCs/>
          <w:lang w:val="en-US"/>
        </w:rPr>
        <w:t xml:space="preserve">user </w:t>
      </w:r>
      <w:r w:rsidR="00ED0C4C">
        <w:rPr>
          <w:b/>
          <w:bCs/>
          <w:lang w:val="en-US"/>
        </w:rPr>
        <w:t>,</w:t>
      </w:r>
      <w:proofErr w:type="gramEnd"/>
      <w:r w:rsidR="00ED0C4C">
        <w:rPr>
          <w:b/>
          <w:bCs/>
          <w:lang w:val="en-US"/>
        </w:rPr>
        <w:t xml:space="preserve"> he will have rights to add the data in </w:t>
      </w:r>
      <w:proofErr w:type="gramStart"/>
      <w:r w:rsidR="00ED0C4C">
        <w:rPr>
          <w:b/>
          <w:bCs/>
          <w:lang w:val="en-US"/>
        </w:rPr>
        <w:t>form ,</w:t>
      </w:r>
      <w:proofErr w:type="gramEnd"/>
      <w:r w:rsidR="00ED0C4C">
        <w:rPr>
          <w:b/>
          <w:bCs/>
          <w:lang w:val="en-US"/>
        </w:rPr>
        <w:t xml:space="preserve"> name </w:t>
      </w:r>
      <w:r w:rsidR="00B0127B">
        <w:rPr>
          <w:b/>
          <w:bCs/>
          <w:lang w:val="en-US"/>
        </w:rPr>
        <w:t xml:space="preserve">should </w:t>
      </w:r>
      <w:proofErr w:type="gramStart"/>
      <w:r w:rsidR="00B0127B">
        <w:rPr>
          <w:b/>
          <w:bCs/>
          <w:lang w:val="en-US"/>
        </w:rPr>
        <w:t>captured</w:t>
      </w:r>
      <w:proofErr w:type="gramEnd"/>
      <w:r w:rsidR="00B0127B">
        <w:rPr>
          <w:b/>
          <w:bCs/>
          <w:lang w:val="en-US"/>
        </w:rPr>
        <w:t xml:space="preserve"> from login </w:t>
      </w:r>
      <w:proofErr w:type="gramStart"/>
      <w:r w:rsidR="00B0127B">
        <w:rPr>
          <w:b/>
          <w:bCs/>
          <w:lang w:val="en-US"/>
        </w:rPr>
        <w:t>details ,</w:t>
      </w:r>
      <w:proofErr w:type="gramEnd"/>
      <w:r w:rsidR="00B0127B">
        <w:rPr>
          <w:b/>
          <w:bCs/>
          <w:lang w:val="en-US"/>
        </w:rPr>
        <w:t xml:space="preserve"> should not enterable.</w:t>
      </w:r>
    </w:p>
    <w:p w14:paraId="71E2E59C" w14:textId="37E93DC1" w:rsidR="00B0127B" w:rsidRDefault="00B0127B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But if admin enter the details, admin can choose the </w:t>
      </w:r>
      <w:r w:rsidR="00540645">
        <w:rPr>
          <w:b/>
          <w:bCs/>
          <w:lang w:val="en-US"/>
        </w:rPr>
        <w:t xml:space="preserve">name </w:t>
      </w:r>
    </w:p>
    <w:p w14:paraId="484FD21B" w14:textId="2BD9BE9E" w:rsidR="00540645" w:rsidRDefault="000E249D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Will control the </w:t>
      </w:r>
      <w:r w:rsidR="007E416F">
        <w:rPr>
          <w:b/>
          <w:bCs/>
          <w:lang w:val="en-US"/>
        </w:rPr>
        <w:t xml:space="preserve">role and permission in admin side, we have the role and </w:t>
      </w:r>
      <w:proofErr w:type="spellStart"/>
      <w:r w:rsidR="007E416F">
        <w:rPr>
          <w:b/>
          <w:bCs/>
          <w:lang w:val="en-US"/>
        </w:rPr>
        <w:t>permisison</w:t>
      </w:r>
      <w:proofErr w:type="spellEnd"/>
      <w:r w:rsidR="007E416F">
        <w:rPr>
          <w:b/>
          <w:bCs/>
          <w:lang w:val="en-US"/>
        </w:rPr>
        <w:t xml:space="preserve"> administration screen if need we will add the list</w:t>
      </w:r>
    </w:p>
    <w:p w14:paraId="4FFB245F" w14:textId="77777777" w:rsidR="007E416F" w:rsidRDefault="007E416F" w:rsidP="00294314">
      <w:pPr>
        <w:pStyle w:val="NoSpacing"/>
        <w:rPr>
          <w:b/>
          <w:bCs/>
          <w:lang w:val="en-US"/>
        </w:rPr>
      </w:pPr>
    </w:p>
    <w:p w14:paraId="78E94CAA" w14:textId="6B0D4F49" w:rsidR="007B00A0" w:rsidRDefault="007B00A0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Customer list must have the filter to all columns, and action menu </w:t>
      </w:r>
    </w:p>
    <w:p w14:paraId="4D081E2A" w14:textId="1B9776B4" w:rsidR="007B00A0" w:rsidRDefault="007B00A0" w:rsidP="007B00A0">
      <w:pPr>
        <w:pStyle w:val="NoSpacing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Connection details</w:t>
      </w:r>
    </w:p>
    <w:p w14:paraId="2A50FC52" w14:textId="16DE7849" w:rsidR="007B00A0" w:rsidRDefault="00701B72" w:rsidP="007B00A0">
      <w:pPr>
        <w:pStyle w:val="NoSpacing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STB Details</w:t>
      </w:r>
    </w:p>
    <w:p w14:paraId="2F67E102" w14:textId="7AD89B20" w:rsidR="00701B72" w:rsidRDefault="00701B72" w:rsidP="007B00A0">
      <w:pPr>
        <w:pStyle w:val="NoSpacing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Package Details</w:t>
      </w:r>
    </w:p>
    <w:p w14:paraId="15382BF1" w14:textId="1CF4B5C6" w:rsidR="00701B72" w:rsidRDefault="00701B72" w:rsidP="007B00A0">
      <w:pPr>
        <w:pStyle w:val="NoSpacing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Material Details</w:t>
      </w:r>
    </w:p>
    <w:p w14:paraId="476BE373" w14:textId="0D27B134" w:rsidR="00CE28D2" w:rsidRDefault="00CE28D2" w:rsidP="007B00A0">
      <w:pPr>
        <w:pStyle w:val="NoSpacing"/>
        <w:numPr>
          <w:ilvl w:val="1"/>
          <w:numId w:val="13"/>
        </w:numPr>
        <w:rPr>
          <w:b/>
          <w:bCs/>
          <w:lang w:val="en-US"/>
        </w:rPr>
      </w:pPr>
      <w:r>
        <w:rPr>
          <w:b/>
          <w:bCs/>
          <w:lang w:val="en-US"/>
        </w:rPr>
        <w:t>Subscription details</w:t>
      </w:r>
    </w:p>
    <w:p w14:paraId="4FA6C89B" w14:textId="34FD5846" w:rsidR="004E6A79" w:rsidRDefault="004E6A79" w:rsidP="004E6A79">
      <w:pPr>
        <w:pStyle w:val="NoSpacing"/>
        <w:rPr>
          <w:b/>
          <w:bCs/>
          <w:lang w:val="en-US"/>
        </w:rPr>
      </w:pPr>
    </w:p>
    <w:p w14:paraId="324D4A8E" w14:textId="73081B78" w:rsidR="004E6A79" w:rsidRDefault="004E6A79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Already I have the customer in different portal</w:t>
      </w:r>
    </w:p>
    <w:p w14:paraId="456CC2B1" w14:textId="2C2F8826" w:rsidR="0004148A" w:rsidRDefault="0004148A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Murugan customer having customer number from 101 to 999</w:t>
      </w:r>
    </w:p>
    <w:p w14:paraId="7F4019C5" w14:textId="4E65CD91" w:rsidR="004E6A79" w:rsidRDefault="004E6A79" w:rsidP="004E6A79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Pammal</w:t>
      </w:r>
      <w:proofErr w:type="spellEnd"/>
      <w:r>
        <w:rPr>
          <w:b/>
          <w:bCs/>
          <w:lang w:val="en-US"/>
        </w:rPr>
        <w:t xml:space="preserve"> customer having customer number from 10</w:t>
      </w:r>
      <w:r w:rsidR="00E27276">
        <w:rPr>
          <w:b/>
          <w:bCs/>
          <w:lang w:val="en-US"/>
        </w:rPr>
        <w:t>1</w:t>
      </w:r>
      <w:r>
        <w:rPr>
          <w:b/>
          <w:bCs/>
          <w:lang w:val="en-US"/>
        </w:rPr>
        <w:t xml:space="preserve"> to 999</w:t>
      </w:r>
    </w:p>
    <w:p w14:paraId="1446367D" w14:textId="3CFDA8EC" w:rsidR="00E27276" w:rsidRDefault="00E27276" w:rsidP="00E2727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TCV </w:t>
      </w:r>
      <w:proofErr w:type="gramStart"/>
      <w:r>
        <w:rPr>
          <w:b/>
          <w:bCs/>
          <w:lang w:val="en-US"/>
        </w:rPr>
        <w:t>customer  having</w:t>
      </w:r>
      <w:proofErr w:type="gramEnd"/>
      <w:r>
        <w:rPr>
          <w:b/>
          <w:bCs/>
          <w:lang w:val="en-US"/>
        </w:rPr>
        <w:t xml:space="preserve"> customer number from 1001 to </w:t>
      </w:r>
      <w:r w:rsidR="001E7510">
        <w:rPr>
          <w:b/>
          <w:bCs/>
          <w:lang w:val="en-US"/>
        </w:rPr>
        <w:t>2000 and 6001 ---</w:t>
      </w:r>
    </w:p>
    <w:p w14:paraId="2191F824" w14:textId="57488A41" w:rsidR="001E7510" w:rsidRDefault="001E7510" w:rsidP="00E2727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SVN Customer having customer number </w:t>
      </w:r>
      <w:proofErr w:type="spellStart"/>
      <w:proofErr w:type="gramStart"/>
      <w:r>
        <w:rPr>
          <w:b/>
          <w:bCs/>
          <w:lang w:val="en-US"/>
        </w:rPr>
        <w:t>form</w:t>
      </w:r>
      <w:proofErr w:type="spellEnd"/>
      <w:proofErr w:type="gramEnd"/>
      <w:r>
        <w:rPr>
          <w:b/>
          <w:bCs/>
          <w:lang w:val="en-US"/>
        </w:rPr>
        <w:t xml:space="preserve"> 3001 to </w:t>
      </w:r>
      <w:r w:rsidR="0004148A">
        <w:rPr>
          <w:b/>
          <w:bCs/>
          <w:lang w:val="en-US"/>
        </w:rPr>
        <w:t>6000</w:t>
      </w:r>
    </w:p>
    <w:p w14:paraId="162D2B96" w14:textId="0A0E8342" w:rsidR="0004148A" w:rsidRDefault="0004148A" w:rsidP="00E27276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Maitain</w:t>
      </w:r>
      <w:proofErr w:type="spellEnd"/>
      <w:r>
        <w:rPr>
          <w:b/>
          <w:bCs/>
          <w:lang w:val="en-US"/>
        </w:rPr>
        <w:t xml:space="preserve"> different table to </w:t>
      </w:r>
      <w:proofErr w:type="gramStart"/>
      <w:r>
        <w:rPr>
          <w:b/>
          <w:bCs/>
          <w:lang w:val="en-US"/>
        </w:rPr>
        <w:t>each four type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cucomers</w:t>
      </w:r>
      <w:proofErr w:type="spellEnd"/>
      <w:r>
        <w:rPr>
          <w:b/>
          <w:bCs/>
          <w:lang w:val="en-US"/>
        </w:rPr>
        <w:t xml:space="preserve"> different table </w:t>
      </w:r>
    </w:p>
    <w:p w14:paraId="28CCE7CD" w14:textId="37CC2C51" w:rsidR="0004148A" w:rsidRDefault="0004148A" w:rsidP="00E2727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But here we need all to </w:t>
      </w:r>
      <w:proofErr w:type="spellStart"/>
      <w:r>
        <w:rPr>
          <w:b/>
          <w:bCs/>
          <w:lang w:val="en-US"/>
        </w:rPr>
        <w:t>gether</w:t>
      </w:r>
      <w:proofErr w:type="spellEnd"/>
      <w:r>
        <w:rPr>
          <w:b/>
          <w:bCs/>
          <w:lang w:val="en-US"/>
        </w:rPr>
        <w:t xml:space="preserve"> in single </w:t>
      </w:r>
      <w:proofErr w:type="spellStart"/>
      <w:r w:rsidR="00426DA2">
        <w:rPr>
          <w:b/>
          <w:bCs/>
          <w:lang w:val="en-US"/>
        </w:rPr>
        <w:t>databse</w:t>
      </w:r>
      <w:proofErr w:type="spellEnd"/>
      <w:r w:rsidR="00426DA2">
        <w:rPr>
          <w:b/>
          <w:bCs/>
          <w:lang w:val="en-US"/>
        </w:rPr>
        <w:t xml:space="preserve"> and combined table to all customer </w:t>
      </w:r>
      <w:proofErr w:type="spellStart"/>
      <w:r w:rsidR="00426DA2">
        <w:rPr>
          <w:b/>
          <w:bCs/>
          <w:lang w:val="en-US"/>
        </w:rPr>
        <w:t>i</w:t>
      </w:r>
      <w:proofErr w:type="spellEnd"/>
      <w:r w:rsidR="00426DA2">
        <w:rPr>
          <w:b/>
          <w:bCs/>
          <w:lang w:val="en-US"/>
        </w:rPr>
        <w:t xml:space="preserve"> will upload the customer </w:t>
      </w:r>
      <w:r w:rsidR="007F3D5E">
        <w:rPr>
          <w:b/>
          <w:bCs/>
          <w:lang w:val="en-US"/>
        </w:rPr>
        <w:t>table will later</w:t>
      </w:r>
      <w:r w:rsidR="007F3D5E">
        <w:rPr>
          <w:b/>
          <w:bCs/>
          <w:lang w:val="en-US"/>
        </w:rPr>
        <w:br/>
        <w:t xml:space="preserve">First I need the tables list and database </w:t>
      </w:r>
      <w:proofErr w:type="spellStart"/>
      <w:r w:rsidR="007F3D5E">
        <w:rPr>
          <w:b/>
          <w:bCs/>
          <w:lang w:val="en-US"/>
        </w:rPr>
        <w:t>structureal</w:t>
      </w:r>
      <w:proofErr w:type="spellEnd"/>
      <w:r w:rsidR="007F3D5E">
        <w:rPr>
          <w:b/>
          <w:bCs/>
          <w:lang w:val="en-US"/>
        </w:rPr>
        <w:t xml:space="preserve"> </w:t>
      </w:r>
      <w:proofErr w:type="spellStart"/>
      <w:r w:rsidR="007F3D5E">
        <w:rPr>
          <w:b/>
          <w:bCs/>
          <w:lang w:val="en-US"/>
        </w:rPr>
        <w:t>archietect</w:t>
      </w:r>
      <w:proofErr w:type="spellEnd"/>
    </w:p>
    <w:p w14:paraId="0DF07AE7" w14:textId="64A5162D" w:rsidR="004E6A79" w:rsidRDefault="004E6A79" w:rsidP="004E6A79">
      <w:pPr>
        <w:pStyle w:val="NoSpacing"/>
        <w:rPr>
          <w:b/>
          <w:bCs/>
          <w:lang w:val="en-US"/>
        </w:rPr>
      </w:pPr>
    </w:p>
    <w:p w14:paraId="7D02F376" w14:textId="77777777" w:rsidR="00A57557" w:rsidRDefault="00A57557" w:rsidP="004E6A79">
      <w:pPr>
        <w:pStyle w:val="NoSpacing"/>
        <w:rPr>
          <w:b/>
          <w:bCs/>
          <w:lang w:val="en-US"/>
        </w:rPr>
      </w:pPr>
    </w:p>
    <w:p w14:paraId="03951DE3" w14:textId="35E2B423" w:rsidR="00A57557" w:rsidRDefault="00A57557" w:rsidP="004E6A79">
      <w:pPr>
        <w:pStyle w:val="NoSpacing"/>
        <w:rPr>
          <w:b/>
          <w:bCs/>
          <w:lang w:val="en-US"/>
        </w:rPr>
      </w:pPr>
      <w:r w:rsidRPr="00A57557">
        <w:rPr>
          <w:b/>
          <w:bCs/>
          <w:lang w:val="en-US"/>
        </w:rPr>
        <w:t>/</w:t>
      </w:r>
      <w:proofErr w:type="gramStart"/>
      <w:r w:rsidRPr="00A57557">
        <w:rPr>
          <w:b/>
          <w:bCs/>
          <w:lang w:val="en-US"/>
        </w:rPr>
        <w:t>cable</w:t>
      </w:r>
      <w:proofErr w:type="gramEnd"/>
      <w:r w:rsidRPr="00A57557">
        <w:rPr>
          <w:b/>
          <w:bCs/>
          <w:lang w:val="en-US"/>
        </w:rPr>
        <w:t>-tv/customers/add</w:t>
      </w:r>
    </w:p>
    <w:p w14:paraId="31750234" w14:textId="55258312" w:rsidR="00A57557" w:rsidRDefault="00A57557" w:rsidP="00A57557">
      <w:pPr>
        <w:pStyle w:val="NoSpacing"/>
        <w:rPr>
          <w:b/>
          <w:bCs/>
          <w:lang w:val="en-US"/>
        </w:rPr>
      </w:pPr>
      <w:r w:rsidRPr="00A57557">
        <w:rPr>
          <w:b/>
          <w:bCs/>
          <w:lang w:val="en-US"/>
        </w:rPr>
        <w:t>Customer Details</w:t>
      </w:r>
      <w:r>
        <w:rPr>
          <w:b/>
          <w:bCs/>
          <w:lang w:val="en-US"/>
        </w:rPr>
        <w:t xml:space="preserve"> </w:t>
      </w:r>
    </w:p>
    <w:p w14:paraId="139AA696" w14:textId="4D893750" w:rsidR="00F33A6F" w:rsidRDefault="00A57557" w:rsidP="00A57557">
      <w:pPr>
        <w:pStyle w:val="NoSpacing"/>
        <w:rPr>
          <w:b/>
          <w:bCs/>
        </w:rPr>
      </w:pPr>
      <w:r>
        <w:rPr>
          <w:b/>
          <w:bCs/>
          <w:lang w:val="en-US"/>
        </w:rPr>
        <w:t xml:space="preserve"> </w:t>
      </w:r>
      <w:r w:rsidRPr="00A57557">
        <w:rPr>
          <w:b/>
          <w:bCs/>
        </w:rPr>
        <w:t>Labour / Service Charge</w:t>
      </w:r>
      <w:r>
        <w:rPr>
          <w:b/>
          <w:bCs/>
        </w:rPr>
        <w:t xml:space="preserve"> – not </w:t>
      </w:r>
      <w:proofErr w:type="spellStart"/>
      <w:r>
        <w:rPr>
          <w:b/>
          <w:bCs/>
        </w:rPr>
        <w:t>requied</w:t>
      </w:r>
      <w:proofErr w:type="spellEnd"/>
      <w:r>
        <w:rPr>
          <w:b/>
          <w:bCs/>
        </w:rPr>
        <w:t xml:space="preserve"> in the widget</w:t>
      </w:r>
    </w:p>
    <w:p w14:paraId="63FEBA8B" w14:textId="77777777" w:rsidR="00A57557" w:rsidRDefault="00A57557" w:rsidP="00A57557">
      <w:pPr>
        <w:pStyle w:val="NoSpacing"/>
        <w:rPr>
          <w:b/>
          <w:bCs/>
          <w:lang w:val="en-US"/>
        </w:rPr>
      </w:pPr>
    </w:p>
    <w:p w14:paraId="38D6DEA5" w14:textId="77777777" w:rsidR="00872823" w:rsidRPr="00872823" w:rsidRDefault="00872823" w:rsidP="00872823">
      <w:pPr>
        <w:pStyle w:val="NoSpacing"/>
        <w:rPr>
          <w:b/>
          <w:bCs/>
          <w:lang w:val="en-US"/>
        </w:rPr>
      </w:pPr>
      <w:r w:rsidRPr="00872823">
        <w:rPr>
          <w:b/>
          <w:bCs/>
          <w:lang w:val="en-US"/>
        </w:rPr>
        <w:t>STB Details</w:t>
      </w:r>
    </w:p>
    <w:p w14:paraId="57D4D1A5" w14:textId="644EEFEA" w:rsidR="00872823" w:rsidRDefault="008A3B57" w:rsidP="00A57557">
      <w:pPr>
        <w:pStyle w:val="NoSpacing"/>
        <w:rPr>
          <w:b/>
          <w:bCs/>
        </w:rPr>
      </w:pPr>
      <w:r w:rsidRPr="008A3B57">
        <w:rPr>
          <w:b/>
          <w:bCs/>
        </w:rPr>
        <w:t>STB Type</w:t>
      </w:r>
      <w:r>
        <w:rPr>
          <w:b/>
          <w:bCs/>
        </w:rPr>
        <w:t xml:space="preserve"> – New / Serviced / Returned</w:t>
      </w:r>
    </w:p>
    <w:p w14:paraId="34F8E7B8" w14:textId="13A85B40" w:rsidR="004F4F39" w:rsidRPr="00A57557" w:rsidRDefault="00D8697D" w:rsidP="00A57557">
      <w:pPr>
        <w:pStyle w:val="NoSpacing"/>
        <w:rPr>
          <w:b/>
          <w:bCs/>
        </w:rPr>
      </w:pPr>
      <w:r w:rsidRPr="00D8697D">
        <w:rPr>
          <w:b/>
          <w:bCs/>
        </w:rPr>
        <w:t>Exchange Original MSO</w:t>
      </w:r>
      <w:r>
        <w:rPr>
          <w:b/>
          <w:bCs/>
        </w:rPr>
        <w:t xml:space="preserve"> – is not Mandatory</w:t>
      </w:r>
    </w:p>
    <w:p w14:paraId="0CFA42E9" w14:textId="77777777" w:rsidR="00BB7F7E" w:rsidRDefault="00D8697D" w:rsidP="00BB7F7E">
      <w:pPr>
        <w:pStyle w:val="NoSpacing"/>
        <w:rPr>
          <w:b/>
          <w:bCs/>
        </w:rPr>
      </w:pPr>
      <w:r w:rsidRPr="00D8697D">
        <w:rPr>
          <w:b/>
          <w:bCs/>
        </w:rPr>
        <w:t>STB Number</w:t>
      </w:r>
      <w:r w:rsidR="00BB7F7E">
        <w:rPr>
          <w:b/>
          <w:bCs/>
        </w:rPr>
        <w:t xml:space="preserve">, </w:t>
      </w:r>
      <w:proofErr w:type="spellStart"/>
      <w:r w:rsidR="00BB7F7E">
        <w:rPr>
          <w:b/>
          <w:bCs/>
        </w:rPr>
        <w:t>Stb</w:t>
      </w:r>
      <w:proofErr w:type="spellEnd"/>
      <w:r w:rsidR="00BB7F7E">
        <w:rPr>
          <w:b/>
          <w:bCs/>
        </w:rPr>
        <w:t xml:space="preserve"> amount</w:t>
      </w:r>
    </w:p>
    <w:p w14:paraId="69E7C8A3" w14:textId="77777777" w:rsidR="00DD3DA5" w:rsidRDefault="00DD3DA5" w:rsidP="00BB7F7E">
      <w:pPr>
        <w:pStyle w:val="NoSpacing"/>
        <w:rPr>
          <w:b/>
          <w:bCs/>
        </w:rPr>
      </w:pPr>
    </w:p>
    <w:p w14:paraId="009EFD0B" w14:textId="77777777" w:rsidR="00DD3DA5" w:rsidRDefault="00DD3DA5" w:rsidP="00BB7F7E">
      <w:pPr>
        <w:pStyle w:val="NoSpacing"/>
        <w:rPr>
          <w:b/>
          <w:bCs/>
        </w:rPr>
      </w:pPr>
    </w:p>
    <w:p w14:paraId="3014FA0C" w14:textId="77777777" w:rsidR="00DD3DA5" w:rsidRDefault="00DD3DA5" w:rsidP="00BB7F7E">
      <w:pPr>
        <w:pStyle w:val="NoSpacing"/>
        <w:rPr>
          <w:b/>
          <w:bCs/>
        </w:rPr>
      </w:pPr>
    </w:p>
    <w:p w14:paraId="10334B13" w14:textId="77E59B90" w:rsidR="00E65AF6" w:rsidRDefault="00D8697D" w:rsidP="004E6A79">
      <w:pPr>
        <w:pStyle w:val="NoSpacing"/>
        <w:rPr>
          <w:b/>
          <w:bCs/>
        </w:rPr>
      </w:pPr>
      <w:r>
        <w:rPr>
          <w:b/>
          <w:bCs/>
        </w:rPr>
        <w:t xml:space="preserve"> </w:t>
      </w:r>
      <w:r w:rsidR="00E65AF6">
        <w:rPr>
          <w:b/>
          <w:bCs/>
        </w:rPr>
        <w:t>–</w:t>
      </w:r>
      <w:r>
        <w:rPr>
          <w:b/>
          <w:bCs/>
        </w:rPr>
        <w:t xml:space="preserve"> </w:t>
      </w:r>
      <w:r w:rsidR="00E65AF6">
        <w:rPr>
          <w:b/>
          <w:bCs/>
        </w:rPr>
        <w:t>Should be fetched from STB master</w:t>
      </w:r>
    </w:p>
    <w:p w14:paraId="61635D43" w14:textId="715E4F43" w:rsidR="00B439EF" w:rsidRDefault="00E65AF6" w:rsidP="004E6A79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STB master module </w:t>
      </w:r>
      <w:r w:rsidR="00455DD8">
        <w:rPr>
          <w:b/>
          <w:bCs/>
        </w:rPr>
        <w:t xml:space="preserve">required to </w:t>
      </w:r>
      <w:r w:rsidR="002E2B31">
        <w:rPr>
          <w:b/>
          <w:bCs/>
        </w:rPr>
        <w:t xml:space="preserve">maintain the </w:t>
      </w:r>
      <w:r w:rsidR="00595C65">
        <w:rPr>
          <w:b/>
          <w:bCs/>
        </w:rPr>
        <w:t xml:space="preserve">set top details, </w:t>
      </w:r>
      <w:r w:rsidR="008E3EFA">
        <w:rPr>
          <w:b/>
          <w:bCs/>
        </w:rPr>
        <w:t xml:space="preserve">which are not installed, they are in stock at office. </w:t>
      </w:r>
      <w:r w:rsidR="00A57557">
        <w:rPr>
          <w:b/>
          <w:bCs/>
          <w:lang w:val="en-US"/>
        </w:rPr>
        <w:tab/>
      </w:r>
      <w:r w:rsidR="00D6635E">
        <w:rPr>
          <w:b/>
          <w:bCs/>
          <w:lang w:val="en-US"/>
        </w:rPr>
        <w:t xml:space="preserve">Need to add the entire </w:t>
      </w:r>
      <w:proofErr w:type="spellStart"/>
      <w:r w:rsidR="00D6635E">
        <w:rPr>
          <w:b/>
          <w:bCs/>
          <w:lang w:val="en-US"/>
        </w:rPr>
        <w:t>stb</w:t>
      </w:r>
      <w:proofErr w:type="spellEnd"/>
      <w:r w:rsidR="00D6635E">
        <w:rPr>
          <w:b/>
          <w:bCs/>
          <w:lang w:val="en-US"/>
        </w:rPr>
        <w:t xml:space="preserve"> </w:t>
      </w:r>
      <w:proofErr w:type="gramStart"/>
      <w:r w:rsidR="00D6635E">
        <w:rPr>
          <w:b/>
          <w:bCs/>
          <w:lang w:val="en-US"/>
        </w:rPr>
        <w:t>stock ,</w:t>
      </w:r>
      <w:proofErr w:type="gramEnd"/>
      <w:r w:rsidR="00D6635E">
        <w:rPr>
          <w:b/>
          <w:bCs/>
          <w:lang w:val="en-US"/>
        </w:rPr>
        <w:t xml:space="preserve"> like</w:t>
      </w:r>
      <w:r w:rsidR="00B40271">
        <w:rPr>
          <w:b/>
          <w:bCs/>
          <w:lang w:val="en-US"/>
        </w:rPr>
        <w:t xml:space="preserve"> </w:t>
      </w:r>
      <w:proofErr w:type="spellStart"/>
      <w:r w:rsidR="00B40271">
        <w:rPr>
          <w:b/>
          <w:bCs/>
          <w:lang w:val="en-US"/>
        </w:rPr>
        <w:t>stb</w:t>
      </w:r>
      <w:proofErr w:type="spellEnd"/>
      <w:r w:rsidR="00B40271">
        <w:rPr>
          <w:b/>
          <w:bCs/>
          <w:lang w:val="en-US"/>
        </w:rPr>
        <w:t xml:space="preserve"> type-</w:t>
      </w:r>
      <w:r w:rsidR="00D6635E">
        <w:rPr>
          <w:b/>
          <w:bCs/>
          <w:lang w:val="en-US"/>
        </w:rPr>
        <w:t xml:space="preserve"> NEW/SERVICED/ RETURNED/ FAULT, </w:t>
      </w:r>
      <w:r w:rsidR="00E117C1">
        <w:rPr>
          <w:b/>
          <w:bCs/>
          <w:lang w:val="en-US"/>
        </w:rPr>
        <w:t xml:space="preserve">FAULT Boxes should not fetch in “Add Customer </w:t>
      </w:r>
      <w:r w:rsidR="00A85BC5">
        <w:rPr>
          <w:b/>
          <w:bCs/>
          <w:lang w:val="en-US"/>
        </w:rPr>
        <w:t>“</w:t>
      </w:r>
    </w:p>
    <w:p w14:paraId="2984DBA4" w14:textId="77777777" w:rsidR="00A85BC5" w:rsidRDefault="00A85BC5" w:rsidP="004E6A79">
      <w:pPr>
        <w:pStyle w:val="NoSpacing"/>
        <w:rPr>
          <w:b/>
          <w:bCs/>
          <w:lang w:val="en-US"/>
        </w:rPr>
      </w:pPr>
    </w:p>
    <w:p w14:paraId="7C71CA30" w14:textId="6CA4E6E3" w:rsidR="00CE40BD" w:rsidRDefault="00CE40BD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Once installed the NEW / SERVICED / RETURNED STB TO customer </w:t>
      </w:r>
      <w:r w:rsidR="00B40271">
        <w:rPr>
          <w:b/>
          <w:bCs/>
          <w:lang w:val="en-US"/>
        </w:rPr>
        <w:t xml:space="preserve">that boxes </w:t>
      </w:r>
      <w:r w:rsidR="005F359D">
        <w:rPr>
          <w:b/>
          <w:bCs/>
          <w:lang w:val="en-US"/>
        </w:rPr>
        <w:t xml:space="preserve">should move to “Available </w:t>
      </w:r>
      <w:proofErr w:type="gramStart"/>
      <w:r w:rsidR="005F359D">
        <w:rPr>
          <w:b/>
          <w:bCs/>
          <w:lang w:val="en-US"/>
        </w:rPr>
        <w:t>“ to</w:t>
      </w:r>
      <w:proofErr w:type="gramEnd"/>
      <w:r w:rsidR="005F359D">
        <w:rPr>
          <w:b/>
          <w:bCs/>
          <w:lang w:val="en-US"/>
        </w:rPr>
        <w:t xml:space="preserve"> “Not Available” status.</w:t>
      </w:r>
    </w:p>
    <w:p w14:paraId="79A7D165" w14:textId="5CC4B96F" w:rsidR="00D552E2" w:rsidRDefault="00D552E2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STB master required –</w:t>
      </w:r>
    </w:p>
    <w:p w14:paraId="61F38947" w14:textId="48EDD1A5" w:rsidR="00D552E2" w:rsidRDefault="00D552E2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STB NUMBER </w:t>
      </w:r>
    </w:p>
    <w:p w14:paraId="50BD696C" w14:textId="67E689B4" w:rsidR="00D552E2" w:rsidRDefault="00D552E2" w:rsidP="004E6A79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type - HD /SD</w:t>
      </w:r>
      <w:r w:rsidR="002B082B">
        <w:rPr>
          <w:b/>
          <w:bCs/>
          <w:lang w:val="en-US"/>
        </w:rPr>
        <w:t xml:space="preserve"> (static)</w:t>
      </w:r>
    </w:p>
    <w:p w14:paraId="6A77688C" w14:textId="50F0F0D4" w:rsidR="00D552E2" w:rsidRDefault="002B082B" w:rsidP="004E6A79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type- NEW/SERVICED/ RETURNED/ FAULT (static)</w:t>
      </w:r>
    </w:p>
    <w:p w14:paraId="54FEF231" w14:textId="6DEFD76F" w:rsidR="002B082B" w:rsidRDefault="002B082B" w:rsidP="004E6A79">
      <w:pPr>
        <w:pStyle w:val="NoSpacing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MSO :</w:t>
      </w:r>
      <w:proofErr w:type="gramEnd"/>
      <w:r>
        <w:rPr>
          <w:b/>
          <w:bCs/>
          <w:lang w:val="en-US"/>
        </w:rPr>
        <w:t xml:space="preserve"> </w:t>
      </w:r>
      <w:r w:rsidR="004D402B">
        <w:rPr>
          <w:b/>
          <w:bCs/>
          <w:lang w:val="en-US"/>
        </w:rPr>
        <w:t>VK /DM</w:t>
      </w:r>
    </w:p>
    <w:p w14:paraId="02A5CA28" w14:textId="7AB1A7F7" w:rsidR="00796CBB" w:rsidRDefault="00796CBB" w:rsidP="004E6A79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amount </w:t>
      </w:r>
    </w:p>
    <w:p w14:paraId="55B861C5" w14:textId="1F500375" w:rsidR="004A3E7A" w:rsidRDefault="004A3E7A" w:rsidP="004E6A79">
      <w:pPr>
        <w:pStyle w:val="NoSpacing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STATUS :</w:t>
      </w:r>
      <w:proofErr w:type="gramEnd"/>
      <w:r>
        <w:rPr>
          <w:b/>
          <w:bCs/>
          <w:lang w:val="en-US"/>
        </w:rPr>
        <w:t xml:space="preserve"> Available / Not Available</w:t>
      </w:r>
      <w:r w:rsidR="004D2BCD">
        <w:rPr>
          <w:b/>
          <w:bCs/>
          <w:lang w:val="en-US"/>
        </w:rPr>
        <w:t>.</w:t>
      </w:r>
    </w:p>
    <w:p w14:paraId="213666C0" w14:textId="77777777" w:rsidR="00CD5168" w:rsidRDefault="00CD5168" w:rsidP="004E6A79">
      <w:pPr>
        <w:pStyle w:val="NoSpacing"/>
        <w:rPr>
          <w:b/>
          <w:bCs/>
          <w:lang w:val="en-US"/>
        </w:rPr>
      </w:pPr>
    </w:p>
    <w:p w14:paraId="78BEA6A0" w14:textId="21C43C01" w:rsidR="00CD5168" w:rsidRDefault="00CD5168" w:rsidP="004E6A79">
      <w:pPr>
        <w:pStyle w:val="NoSpacing"/>
        <w:rPr>
          <w:b/>
          <w:bCs/>
        </w:rPr>
      </w:pPr>
      <w:r w:rsidRPr="00CD5168">
        <w:rPr>
          <w:b/>
          <w:bCs/>
        </w:rPr>
        <w:t>STB Amount</w:t>
      </w:r>
      <w:r w:rsidR="00CD5F35">
        <w:rPr>
          <w:b/>
          <w:bCs/>
        </w:rPr>
        <w:t xml:space="preserve">, </w:t>
      </w:r>
      <w:r w:rsidR="00CD5F35" w:rsidRPr="00CD5F35">
        <w:rPr>
          <w:b/>
          <w:bCs/>
        </w:rPr>
        <w:t>STB Discount</w:t>
      </w:r>
      <w:r w:rsidR="00CD5F35">
        <w:rPr>
          <w:b/>
          <w:bCs/>
        </w:rPr>
        <w:t xml:space="preserve">, </w:t>
      </w:r>
      <w:r w:rsidR="00CD5F35" w:rsidRPr="00CD5F35">
        <w:rPr>
          <w:b/>
          <w:bCs/>
        </w:rPr>
        <w:t>Labour / Service Charge</w:t>
      </w:r>
      <w:r w:rsidR="005A3EC3">
        <w:rPr>
          <w:b/>
          <w:bCs/>
        </w:rPr>
        <w:t xml:space="preserve">, </w:t>
      </w:r>
      <w:r w:rsidR="005A3EC3" w:rsidRPr="005A3EC3">
        <w:rPr>
          <w:b/>
          <w:bCs/>
        </w:rPr>
        <w:t>Installed Date</w:t>
      </w:r>
      <w:r w:rsidR="00796CBB">
        <w:rPr>
          <w:b/>
          <w:bCs/>
        </w:rPr>
        <w:t xml:space="preserve"> </w:t>
      </w:r>
    </w:p>
    <w:p w14:paraId="2DFAB130" w14:textId="77777777" w:rsidR="00032021" w:rsidRDefault="00032021" w:rsidP="004E6A79">
      <w:pPr>
        <w:pStyle w:val="NoSpacing"/>
        <w:rPr>
          <w:b/>
          <w:bCs/>
        </w:rPr>
      </w:pPr>
    </w:p>
    <w:p w14:paraId="250E154D" w14:textId="19E60E84" w:rsidR="00032021" w:rsidRDefault="00032021" w:rsidP="004E6A79">
      <w:pPr>
        <w:pStyle w:val="NoSpacing"/>
        <w:rPr>
          <w:b/>
          <w:bCs/>
          <w:lang w:val="en-US"/>
        </w:rPr>
      </w:pPr>
      <w:r w:rsidRPr="00032021">
        <w:rPr>
          <w:b/>
          <w:bCs/>
          <w:lang w:val="en-US"/>
        </w:rPr>
        <w:t>Connection Details</w:t>
      </w:r>
      <w:r>
        <w:rPr>
          <w:b/>
          <w:bCs/>
          <w:lang w:val="en-US"/>
        </w:rPr>
        <w:t>- widget</w:t>
      </w:r>
      <w:r w:rsidRPr="00032021">
        <w:rPr>
          <w:b/>
          <w:bCs/>
        </w:rPr>
        <w:br/>
        <w:t xml:space="preserve">Disconnection </w:t>
      </w:r>
      <w:proofErr w:type="gramStart"/>
      <w:r w:rsidRPr="00032021">
        <w:rPr>
          <w:b/>
          <w:bCs/>
        </w:rPr>
        <w:t>Date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032021">
        <w:rPr>
          <w:b/>
          <w:bCs/>
        </w:rPr>
        <w:t>Connection Charge</w:t>
      </w:r>
      <w:r>
        <w:rPr>
          <w:b/>
          <w:bCs/>
        </w:rPr>
        <w:t xml:space="preserve">, </w:t>
      </w:r>
      <w:r w:rsidRPr="00032021">
        <w:rPr>
          <w:b/>
          <w:bCs/>
        </w:rPr>
        <w:t>Labour / Service Charge</w:t>
      </w:r>
      <w:r w:rsidR="003A220F">
        <w:rPr>
          <w:b/>
          <w:bCs/>
        </w:rPr>
        <w:t xml:space="preserve"> are not required here</w:t>
      </w:r>
    </w:p>
    <w:p w14:paraId="5BE44036" w14:textId="77777777" w:rsidR="004D2BCD" w:rsidRDefault="004D2BCD" w:rsidP="004E6A79">
      <w:pPr>
        <w:pStyle w:val="NoSpacing"/>
        <w:rPr>
          <w:b/>
          <w:bCs/>
          <w:lang w:val="en-US"/>
        </w:rPr>
      </w:pPr>
    </w:p>
    <w:p w14:paraId="43C527F9" w14:textId="77777777" w:rsidR="00B34DBF" w:rsidRDefault="00B34DBF" w:rsidP="00B34DBF">
      <w:pPr>
        <w:pStyle w:val="NoSpacing"/>
        <w:rPr>
          <w:b/>
          <w:bCs/>
          <w:lang w:val="en-US"/>
        </w:rPr>
      </w:pPr>
      <w:r w:rsidRPr="00B34DBF">
        <w:rPr>
          <w:b/>
          <w:bCs/>
          <w:lang w:val="en-US"/>
        </w:rPr>
        <w:t>Subscription Details</w:t>
      </w:r>
    </w:p>
    <w:p w14:paraId="66AF3C58" w14:textId="5ED37252" w:rsidR="00B34DBF" w:rsidRDefault="00B34DBF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Month </w:t>
      </w:r>
      <w:proofErr w:type="gramStart"/>
      <w:r>
        <w:rPr>
          <w:b/>
          <w:bCs/>
          <w:lang w:val="en-US"/>
        </w:rPr>
        <w:t>Name ,</w:t>
      </w:r>
      <w:proofErr w:type="gramEnd"/>
      <w:r>
        <w:rPr>
          <w:b/>
          <w:bCs/>
          <w:lang w:val="en-US"/>
        </w:rPr>
        <w:t xml:space="preserve"> Year </w:t>
      </w:r>
      <w:r w:rsidR="004E4717">
        <w:rPr>
          <w:b/>
          <w:bCs/>
          <w:lang w:val="en-US"/>
        </w:rPr>
        <w:t xml:space="preserve">collect date, </w:t>
      </w:r>
      <w:r w:rsidR="00133ABC">
        <w:rPr>
          <w:b/>
          <w:bCs/>
          <w:lang w:val="en-US"/>
        </w:rPr>
        <w:t xml:space="preserve">start </w:t>
      </w:r>
      <w:proofErr w:type="gramStart"/>
      <w:r w:rsidR="00133ABC">
        <w:rPr>
          <w:b/>
          <w:bCs/>
          <w:lang w:val="en-US"/>
        </w:rPr>
        <w:t>date ,</w:t>
      </w:r>
      <w:proofErr w:type="gramEnd"/>
      <w:r w:rsidR="00133ABC">
        <w:rPr>
          <w:b/>
          <w:bCs/>
          <w:lang w:val="en-US"/>
        </w:rPr>
        <w:t xml:space="preserve"> and </w:t>
      </w:r>
      <w:r w:rsidR="004A6E72" w:rsidRPr="004A6E72">
        <w:rPr>
          <w:b/>
          <w:bCs/>
        </w:rPr>
        <w:t>Expiry Date</w:t>
      </w:r>
      <w:r w:rsidR="00204B8E">
        <w:rPr>
          <w:b/>
          <w:bCs/>
        </w:rPr>
        <w:t xml:space="preserve"> only needed</w:t>
      </w:r>
      <w:r w:rsidR="00204B8E">
        <w:rPr>
          <w:b/>
          <w:bCs/>
        </w:rPr>
        <w:tab/>
      </w:r>
    </w:p>
    <w:p w14:paraId="769A2B50" w14:textId="080E6586" w:rsidR="004D2BCD" w:rsidRDefault="0096155B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And separate </w:t>
      </w: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-issue-master required </w:t>
      </w:r>
    </w:p>
    <w:p w14:paraId="0C1D58E3" w14:textId="77777777" w:rsidR="004523E6" w:rsidRDefault="004523E6" w:rsidP="004E6A79">
      <w:pPr>
        <w:pStyle w:val="NoSpacing"/>
        <w:rPr>
          <w:b/>
          <w:bCs/>
          <w:lang w:val="en-US"/>
        </w:rPr>
      </w:pPr>
    </w:p>
    <w:p w14:paraId="3EC8A88F" w14:textId="18298E77" w:rsidR="004523E6" w:rsidRDefault="004523E6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Account Section required to show all amount details in separate widget</w:t>
      </w:r>
    </w:p>
    <w:p w14:paraId="4CC0DE7C" w14:textId="6534C7EE" w:rsidR="00204B8E" w:rsidRDefault="00145E14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Need the following details</w:t>
      </w:r>
    </w:p>
    <w:p w14:paraId="175D9B1E" w14:textId="211332D4" w:rsidR="00145E14" w:rsidRDefault="00145E14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STB amount – fetch from </w:t>
      </w: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detalils</w:t>
      </w:r>
      <w:proofErr w:type="spellEnd"/>
      <w:r>
        <w:rPr>
          <w:b/>
          <w:bCs/>
          <w:lang w:val="en-US"/>
        </w:rPr>
        <w:t xml:space="preserve"> while select the </w:t>
      </w:r>
      <w:proofErr w:type="spellStart"/>
      <w:proofErr w:type="gram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</w:t>
      </w:r>
      <w:r w:rsidR="002D0786">
        <w:rPr>
          <w:b/>
          <w:bCs/>
          <w:lang w:val="en-US"/>
        </w:rPr>
        <w:t>,</w:t>
      </w:r>
      <w:proofErr w:type="gramEnd"/>
      <w:r w:rsidR="002D0786">
        <w:rPr>
          <w:b/>
          <w:bCs/>
          <w:lang w:val="en-US"/>
        </w:rPr>
        <w:t xml:space="preserve"> can edit the amount</w:t>
      </w:r>
    </w:p>
    <w:p w14:paraId="28D72192" w14:textId="4490F052" w:rsidR="00145E14" w:rsidRDefault="00145E14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Connection Amount </w:t>
      </w:r>
      <w:r w:rsidR="002D0786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2D0786">
        <w:rPr>
          <w:b/>
          <w:bCs/>
          <w:lang w:val="en-US"/>
        </w:rPr>
        <w:t>user enterable</w:t>
      </w:r>
    </w:p>
    <w:p w14:paraId="07C2BA0D" w14:textId="4DCA604A" w:rsidR="002D0786" w:rsidRDefault="002D0786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Labor </w:t>
      </w:r>
      <w:r w:rsidR="00AF007C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AF007C">
        <w:rPr>
          <w:b/>
          <w:bCs/>
          <w:lang w:val="en-US"/>
        </w:rPr>
        <w:t xml:space="preserve">single entry </w:t>
      </w:r>
    </w:p>
    <w:p w14:paraId="041216C3" w14:textId="3A59D2A9" w:rsidR="00FE4992" w:rsidRDefault="00AF007C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Material cost – calculation </w:t>
      </w:r>
      <w:r w:rsidR="00FE4992">
        <w:rPr>
          <w:b/>
          <w:bCs/>
          <w:lang w:val="en-US"/>
        </w:rPr>
        <w:t xml:space="preserve">required, </w:t>
      </w:r>
      <w:r w:rsidR="00FE4992" w:rsidRPr="00FE4992">
        <w:rPr>
          <w:b/>
          <w:bCs/>
          <w:lang w:val="en-US"/>
        </w:rPr>
        <w:t>Used Materials</w:t>
      </w:r>
      <w:r w:rsidR="00F554E2">
        <w:rPr>
          <w:b/>
          <w:bCs/>
          <w:lang w:val="en-US"/>
        </w:rPr>
        <w:t xml:space="preserve"> </w:t>
      </w:r>
      <w:r w:rsidR="00CB26AE">
        <w:rPr>
          <w:b/>
          <w:bCs/>
          <w:lang w:val="en-US"/>
        </w:rPr>
        <w:t>widget</w:t>
      </w:r>
    </w:p>
    <w:p w14:paraId="71A23C6D" w14:textId="25556FFE" w:rsidR="00CB26AE" w:rsidRDefault="00CB26AE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Subscription amount - calculation required, </w:t>
      </w:r>
      <w:r w:rsidR="002A068B" w:rsidRPr="002A068B">
        <w:rPr>
          <w:b/>
          <w:bCs/>
          <w:lang w:val="en-US"/>
        </w:rPr>
        <w:t>Package Details</w:t>
      </w:r>
      <w:r w:rsidR="002A068B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widget</w:t>
      </w:r>
    </w:p>
    <w:p w14:paraId="55B2B815" w14:textId="06A7103C" w:rsidR="00073BF0" w:rsidRDefault="00DA4D1D" w:rsidP="00FE4992">
      <w:pPr>
        <w:pStyle w:val="NoSpacing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 xml:space="preserve">sub </w:t>
      </w:r>
      <w:r w:rsidR="00073BF0">
        <w:rPr>
          <w:b/>
          <w:bCs/>
          <w:lang w:val="en-US"/>
        </w:rPr>
        <w:t>Total</w:t>
      </w:r>
      <w:proofErr w:type="gramEnd"/>
    </w:p>
    <w:p w14:paraId="5436CCE6" w14:textId="27AE897A" w:rsidR="00DA4D1D" w:rsidRDefault="00DA4D1D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Discount </w:t>
      </w:r>
    </w:p>
    <w:p w14:paraId="4CB9F74B" w14:textId="7800CB57" w:rsidR="00DA4D1D" w:rsidRDefault="00DA4D1D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Grand </w:t>
      </w:r>
      <w:proofErr w:type="gramStart"/>
      <w:r>
        <w:rPr>
          <w:b/>
          <w:bCs/>
          <w:lang w:val="en-US"/>
        </w:rPr>
        <w:t>Total  required</w:t>
      </w:r>
      <w:proofErr w:type="gramEnd"/>
    </w:p>
    <w:p w14:paraId="2A7AC711" w14:textId="77777777" w:rsidR="006250AF" w:rsidRDefault="00DA4D1D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And a status </w:t>
      </w:r>
      <w:proofErr w:type="spellStart"/>
      <w:r>
        <w:rPr>
          <w:b/>
          <w:bCs/>
          <w:lang w:val="en-US"/>
        </w:rPr>
        <w:t>requied</w:t>
      </w:r>
      <w:proofErr w:type="spellEnd"/>
      <w:r>
        <w:rPr>
          <w:b/>
          <w:bCs/>
          <w:lang w:val="en-US"/>
        </w:rPr>
        <w:t xml:space="preserve"> – if installed amount not handed over to account department by the installed person – that should be in pending status</w:t>
      </w:r>
      <w:r w:rsidR="007D4DB5">
        <w:rPr>
          <w:b/>
          <w:bCs/>
          <w:lang w:val="en-US"/>
        </w:rPr>
        <w:t>, after received then admin can change the status to Received</w:t>
      </w:r>
    </w:p>
    <w:p w14:paraId="1594F204" w14:textId="2EA41F50" w:rsidR="00DA4D1D" w:rsidRDefault="006250AF" w:rsidP="00FE49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Workflow approval required to review the details </w:t>
      </w:r>
      <w:r w:rsidR="00CA1113">
        <w:rPr>
          <w:b/>
          <w:bCs/>
          <w:lang w:val="en-US"/>
        </w:rPr>
        <w:t>by admin, if this details not entered by the admin</w:t>
      </w:r>
      <w:r w:rsidR="009C4B4B">
        <w:rPr>
          <w:b/>
          <w:bCs/>
          <w:lang w:val="en-US"/>
        </w:rPr>
        <w:br/>
        <w:t xml:space="preserve">If this account is in pending status, account </w:t>
      </w:r>
      <w:proofErr w:type="spellStart"/>
      <w:r w:rsidR="009C4B4B">
        <w:rPr>
          <w:b/>
          <w:bCs/>
          <w:lang w:val="en-US"/>
        </w:rPr>
        <w:t>disbute</w:t>
      </w:r>
      <w:proofErr w:type="spellEnd"/>
      <w:r w:rsidR="009C4B4B">
        <w:rPr>
          <w:b/>
          <w:bCs/>
          <w:lang w:val="en-US"/>
        </w:rPr>
        <w:t xml:space="preserve"> list required separately </w:t>
      </w:r>
    </w:p>
    <w:p w14:paraId="3220A09C" w14:textId="77777777" w:rsidR="006250AF" w:rsidRPr="00FE4992" w:rsidRDefault="006250AF" w:rsidP="00FE4992">
      <w:pPr>
        <w:pStyle w:val="NoSpacing"/>
        <w:rPr>
          <w:b/>
          <w:bCs/>
          <w:lang w:val="en-US"/>
        </w:rPr>
      </w:pPr>
    </w:p>
    <w:p w14:paraId="1BBEEC36" w14:textId="44FFF209" w:rsidR="00AF007C" w:rsidRDefault="00AF007C" w:rsidP="004E6A79">
      <w:pPr>
        <w:pStyle w:val="NoSpacing"/>
        <w:rPr>
          <w:b/>
          <w:bCs/>
          <w:lang w:val="en-US"/>
        </w:rPr>
      </w:pPr>
    </w:p>
    <w:p w14:paraId="16B7ADFD" w14:textId="77777777" w:rsidR="004523E6" w:rsidRDefault="004523E6" w:rsidP="004E6A79">
      <w:pPr>
        <w:pStyle w:val="NoSpacing"/>
        <w:rPr>
          <w:b/>
          <w:bCs/>
          <w:lang w:val="en-US"/>
        </w:rPr>
      </w:pPr>
    </w:p>
    <w:p w14:paraId="195FB941" w14:textId="77777777" w:rsidR="00F33A6F" w:rsidRDefault="00F33A6F" w:rsidP="004E6A79">
      <w:pPr>
        <w:pStyle w:val="NoSpacing"/>
        <w:rPr>
          <w:b/>
          <w:bCs/>
          <w:lang w:val="en-US"/>
        </w:rPr>
      </w:pPr>
    </w:p>
    <w:p w14:paraId="65D750BB" w14:textId="6D6B7C49" w:rsidR="00F33A6F" w:rsidRDefault="00DD3DA5" w:rsidP="004E6A79">
      <w:pPr>
        <w:pStyle w:val="NoSpacing"/>
        <w:rPr>
          <w:b/>
          <w:bCs/>
          <w:lang w:val="en-US"/>
        </w:rPr>
      </w:pPr>
      <w:r w:rsidRPr="00DD3DA5">
        <w:rPr>
          <w:b/>
          <w:bCs/>
        </w:rPr>
        <w:lastRenderedPageBreak/>
        <w:t>Postal Area</w:t>
      </w:r>
      <w:r>
        <w:rPr>
          <w:b/>
          <w:bCs/>
        </w:rPr>
        <w:t xml:space="preserve"> – Fetch based on </w:t>
      </w:r>
      <w:r w:rsidRPr="00DD3DA5">
        <w:rPr>
          <w:b/>
          <w:bCs/>
        </w:rPr>
        <w:t>Network</w:t>
      </w:r>
      <w:r>
        <w:rPr>
          <w:b/>
          <w:bCs/>
        </w:rPr>
        <w:t xml:space="preserve"> type</w:t>
      </w:r>
    </w:p>
    <w:p w14:paraId="5A23E2A1" w14:textId="77777777" w:rsidR="00D552E2" w:rsidRDefault="00D552E2" w:rsidP="004E6A79">
      <w:pPr>
        <w:pStyle w:val="NoSpacing"/>
        <w:rPr>
          <w:b/>
          <w:bCs/>
          <w:lang w:val="en-US"/>
        </w:rPr>
      </w:pPr>
    </w:p>
    <w:p w14:paraId="2D9680CF" w14:textId="77777777" w:rsidR="00E665D6" w:rsidRDefault="00E665D6" w:rsidP="004E6A79">
      <w:pPr>
        <w:pStyle w:val="NoSpacing"/>
        <w:rPr>
          <w:b/>
          <w:bCs/>
          <w:lang w:val="en-US"/>
        </w:rPr>
      </w:pPr>
    </w:p>
    <w:p w14:paraId="610B5F1C" w14:textId="6803C5CE" w:rsidR="00E665D6" w:rsidRDefault="009368F7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First time we enroll the customer we need to capture all in </w:t>
      </w:r>
      <w:r w:rsidR="005E5E20">
        <w:rPr>
          <w:b/>
          <w:bCs/>
          <w:lang w:val="en-US"/>
        </w:rPr>
        <w:t>single screen,</w:t>
      </w:r>
    </w:p>
    <w:p w14:paraId="6B2BA50E" w14:textId="7331A1B8" w:rsidR="005E5E20" w:rsidRDefault="005E5E20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But after</w:t>
      </w:r>
    </w:p>
    <w:p w14:paraId="314D66BC" w14:textId="0AD41971" w:rsidR="005E5E20" w:rsidRDefault="005E5E20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We need to update the Connection details while </w:t>
      </w:r>
      <w:r w:rsidR="006B018B">
        <w:rPr>
          <w:b/>
          <w:bCs/>
          <w:lang w:val="en-US"/>
        </w:rPr>
        <w:t xml:space="preserve">Reconnect or Shifted to other location, in this situation need to capture connection detail alone in </w:t>
      </w:r>
      <w:r w:rsidR="00B16AAB">
        <w:rPr>
          <w:b/>
          <w:bCs/>
          <w:lang w:val="en-US"/>
        </w:rPr>
        <w:t xml:space="preserve">a </w:t>
      </w:r>
      <w:r w:rsidR="00786F06">
        <w:rPr>
          <w:b/>
          <w:bCs/>
          <w:lang w:val="en-US"/>
        </w:rPr>
        <w:t>separate screen</w:t>
      </w:r>
      <w:r w:rsidR="006B018B">
        <w:rPr>
          <w:b/>
          <w:bCs/>
          <w:lang w:val="en-US"/>
        </w:rPr>
        <w:t xml:space="preserve"> with required details </w:t>
      </w:r>
      <w:r w:rsidR="00786F06">
        <w:rPr>
          <w:b/>
          <w:bCs/>
          <w:lang w:val="en-US"/>
        </w:rPr>
        <w:t xml:space="preserve">about customer in display fields </w:t>
      </w:r>
    </w:p>
    <w:p w14:paraId="193E0419" w14:textId="4513B134" w:rsidR="00AC6939" w:rsidRDefault="00AC6939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Below that customer </w:t>
      </w:r>
      <w:r w:rsidR="001778F8">
        <w:rPr>
          <w:b/>
          <w:bCs/>
          <w:lang w:val="en-US"/>
        </w:rPr>
        <w:t xml:space="preserve">complete connection and material used details </w:t>
      </w:r>
      <w:proofErr w:type="gramStart"/>
      <w:r w:rsidR="001778F8">
        <w:rPr>
          <w:b/>
          <w:bCs/>
          <w:lang w:val="en-US"/>
        </w:rPr>
        <w:t>list ,</w:t>
      </w:r>
      <w:proofErr w:type="gramEnd"/>
      <w:r w:rsidR="001778F8">
        <w:rPr>
          <w:b/>
          <w:bCs/>
          <w:lang w:val="en-US"/>
        </w:rPr>
        <w:t xml:space="preserve"> end of the list “Action </w:t>
      </w:r>
      <w:proofErr w:type="gramStart"/>
      <w:r w:rsidR="001778F8">
        <w:rPr>
          <w:b/>
          <w:bCs/>
          <w:lang w:val="en-US"/>
        </w:rPr>
        <w:t>“ –</w:t>
      </w:r>
      <w:proofErr w:type="gramEnd"/>
      <w:r w:rsidR="001778F8">
        <w:rPr>
          <w:b/>
          <w:bCs/>
          <w:lang w:val="en-US"/>
        </w:rPr>
        <w:t xml:space="preserve"> Edit, Delete, on top of the list </w:t>
      </w:r>
      <w:r w:rsidR="00E843C5">
        <w:rPr>
          <w:b/>
          <w:bCs/>
          <w:lang w:val="en-US"/>
        </w:rPr>
        <w:t xml:space="preserve">“Add Connection Details” button while click “Edit” of “Add Connection Details” a modal window will </w:t>
      </w:r>
      <w:r w:rsidR="00547E27">
        <w:rPr>
          <w:b/>
          <w:bCs/>
          <w:lang w:val="en-US"/>
        </w:rPr>
        <w:t>open to capture below details</w:t>
      </w:r>
    </w:p>
    <w:p w14:paraId="5C96691D" w14:textId="77777777" w:rsidR="007B4604" w:rsidRDefault="007B4604" w:rsidP="004E6A79">
      <w:pPr>
        <w:pStyle w:val="NoSpacing"/>
        <w:rPr>
          <w:b/>
          <w:bCs/>
          <w:lang w:val="en-US"/>
        </w:rPr>
      </w:pPr>
    </w:p>
    <w:p w14:paraId="7D3B8C70" w14:textId="58EFD23C" w:rsidR="00532442" w:rsidRDefault="00532442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Connection Details</w:t>
      </w:r>
    </w:p>
    <w:p w14:paraId="134F84F2" w14:textId="496A5083" w:rsidR="007B4604" w:rsidRDefault="007B4604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Connection date</w:t>
      </w:r>
    </w:p>
    <w:p w14:paraId="174508B3" w14:textId="19E4B0FD" w:rsidR="007B4604" w:rsidRDefault="007B4604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Connection </w:t>
      </w:r>
      <w:proofErr w:type="gramStart"/>
      <w:r>
        <w:rPr>
          <w:b/>
          <w:bCs/>
          <w:lang w:val="en-US"/>
        </w:rPr>
        <w:t>type :</w:t>
      </w:r>
      <w:proofErr w:type="gram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Reconnecton</w:t>
      </w:r>
      <w:proofErr w:type="spellEnd"/>
      <w:r>
        <w:rPr>
          <w:b/>
          <w:bCs/>
          <w:lang w:val="en-US"/>
        </w:rPr>
        <w:t xml:space="preserve"> / Shifted / </w:t>
      </w:r>
      <w:proofErr w:type="spellStart"/>
      <w:r>
        <w:rPr>
          <w:b/>
          <w:bCs/>
          <w:lang w:val="en-US"/>
        </w:rPr>
        <w:t>etc</w:t>
      </w:r>
      <w:proofErr w:type="spellEnd"/>
    </w:p>
    <w:p w14:paraId="7A959D45" w14:textId="6640DD77" w:rsidR="007B4604" w:rsidRDefault="00A60708" w:rsidP="004E6A7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Installed by – if not </w:t>
      </w:r>
      <w:proofErr w:type="gramStart"/>
      <w:r w:rsidR="00B135BC">
        <w:rPr>
          <w:b/>
          <w:bCs/>
          <w:lang w:val="en-US"/>
        </w:rPr>
        <w:t>admin ,</w:t>
      </w:r>
      <w:proofErr w:type="gramEnd"/>
      <w:r w:rsidR="00B135BC">
        <w:rPr>
          <w:b/>
          <w:bCs/>
          <w:lang w:val="en-US"/>
        </w:rPr>
        <w:t xml:space="preserve"> capture from login user</w:t>
      </w:r>
    </w:p>
    <w:p w14:paraId="18B628EF" w14:textId="77777777" w:rsidR="00B135BC" w:rsidRDefault="00A60708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Entered by </w:t>
      </w:r>
      <w:r w:rsidR="00B135BC">
        <w:rPr>
          <w:b/>
          <w:bCs/>
          <w:lang w:val="en-US"/>
        </w:rPr>
        <w:t xml:space="preserve">– if not </w:t>
      </w:r>
      <w:proofErr w:type="gramStart"/>
      <w:r w:rsidR="00B135BC">
        <w:rPr>
          <w:b/>
          <w:bCs/>
          <w:lang w:val="en-US"/>
        </w:rPr>
        <w:t>admin ,</w:t>
      </w:r>
      <w:proofErr w:type="gramEnd"/>
      <w:r w:rsidR="00B135BC">
        <w:rPr>
          <w:b/>
          <w:bCs/>
          <w:lang w:val="en-US"/>
        </w:rPr>
        <w:t xml:space="preserve"> capture from login user</w:t>
      </w:r>
    </w:p>
    <w:p w14:paraId="593C7896" w14:textId="4124A060" w:rsidR="00B135BC" w:rsidRDefault="00B135BC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Connection charge </w:t>
      </w:r>
      <w:r w:rsidR="00532442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</w:p>
    <w:p w14:paraId="05A89CCE" w14:textId="3033E240" w:rsidR="00532442" w:rsidRDefault="00532442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Labor charge</w:t>
      </w:r>
    </w:p>
    <w:p w14:paraId="6485A917" w14:textId="77777777" w:rsidR="00CA6AE7" w:rsidRDefault="00CA6AE7" w:rsidP="00CA6AE7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This amount details come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pending payment module</w:t>
      </w:r>
    </w:p>
    <w:p w14:paraId="6F614839" w14:textId="77777777" w:rsidR="0065728A" w:rsidRDefault="0065728A" w:rsidP="00B135BC">
      <w:pPr>
        <w:pStyle w:val="NoSpacing"/>
        <w:rPr>
          <w:b/>
          <w:bCs/>
          <w:lang w:val="en-US"/>
        </w:rPr>
      </w:pPr>
    </w:p>
    <w:p w14:paraId="1F25A7B5" w14:textId="284D1246" w:rsidR="0065728A" w:rsidRDefault="0065728A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Material details as like in the add customer widget</w:t>
      </w:r>
    </w:p>
    <w:p w14:paraId="60911986" w14:textId="77777777" w:rsidR="0065728A" w:rsidRDefault="0065728A" w:rsidP="00B135BC">
      <w:pPr>
        <w:pStyle w:val="NoSpacing"/>
        <w:rPr>
          <w:b/>
          <w:bCs/>
          <w:lang w:val="en-US"/>
        </w:rPr>
      </w:pPr>
    </w:p>
    <w:p w14:paraId="6FA7413A" w14:textId="50D71AC5" w:rsidR="008700C3" w:rsidRDefault="00F73EC7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While click the </w:t>
      </w:r>
      <w:proofErr w:type="spellStart"/>
      <w:r>
        <w:rPr>
          <w:b/>
          <w:bCs/>
          <w:lang w:val="en-US"/>
        </w:rPr>
        <w:t>stb</w:t>
      </w:r>
      <w:proofErr w:type="spellEnd"/>
      <w:r w:rsidR="00AB1934">
        <w:rPr>
          <w:b/>
          <w:bCs/>
          <w:lang w:val="en-US"/>
        </w:rPr>
        <w:t xml:space="preserve"> detail also in action, move to </w:t>
      </w:r>
      <w:r w:rsidR="001D1418">
        <w:rPr>
          <w:b/>
          <w:bCs/>
          <w:lang w:val="en-US"/>
        </w:rPr>
        <w:t xml:space="preserve">separate screen and </w:t>
      </w:r>
      <w:r w:rsidR="00B660C0">
        <w:rPr>
          <w:b/>
          <w:bCs/>
          <w:lang w:val="en-US"/>
        </w:rPr>
        <w:t xml:space="preserve">list the </w:t>
      </w:r>
      <w:proofErr w:type="spellStart"/>
      <w:r w:rsidR="00B660C0">
        <w:rPr>
          <w:b/>
          <w:bCs/>
          <w:lang w:val="en-US"/>
        </w:rPr>
        <w:t>stb</w:t>
      </w:r>
      <w:proofErr w:type="spellEnd"/>
      <w:r w:rsidR="00B660C0">
        <w:rPr>
          <w:b/>
          <w:bCs/>
          <w:lang w:val="en-US"/>
        </w:rPr>
        <w:t xml:space="preserve"> details</w:t>
      </w:r>
    </w:p>
    <w:p w14:paraId="71206F68" w14:textId="338F431D" w:rsidR="00B660C0" w:rsidRDefault="00B660C0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“Add STB”</w:t>
      </w:r>
      <w:r w:rsidR="005D7F16">
        <w:rPr>
          <w:b/>
          <w:bCs/>
          <w:lang w:val="en-US"/>
        </w:rPr>
        <w:t xml:space="preserve"> to capture the </w:t>
      </w:r>
      <w:proofErr w:type="spellStart"/>
      <w:r w:rsidR="005D7F16">
        <w:rPr>
          <w:b/>
          <w:bCs/>
          <w:lang w:val="en-US"/>
        </w:rPr>
        <w:t>stb</w:t>
      </w:r>
      <w:proofErr w:type="spellEnd"/>
      <w:r w:rsidR="005D7F16">
        <w:rPr>
          <w:b/>
          <w:bCs/>
          <w:lang w:val="en-US"/>
        </w:rPr>
        <w:t xml:space="preserve"> </w:t>
      </w:r>
      <w:proofErr w:type="gramStart"/>
      <w:r w:rsidR="005D7F16">
        <w:rPr>
          <w:b/>
          <w:bCs/>
          <w:lang w:val="en-US"/>
        </w:rPr>
        <w:t>number ,</w:t>
      </w:r>
      <w:proofErr w:type="gramEnd"/>
    </w:p>
    <w:p w14:paraId="3ACFF883" w14:textId="14D7B499" w:rsidR="005D7F16" w:rsidRDefault="005D7F16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Date of install, </w:t>
      </w: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>type :</w:t>
      </w:r>
      <w:proofErr w:type="gramEnd"/>
      <w:r>
        <w:rPr>
          <w:b/>
          <w:bCs/>
          <w:lang w:val="en-US"/>
        </w:rPr>
        <w:t xml:space="preserve"> </w:t>
      </w:r>
      <w:r w:rsidR="00EA2583">
        <w:rPr>
          <w:b/>
          <w:bCs/>
          <w:lang w:val="en-US"/>
        </w:rPr>
        <w:t xml:space="preserve">Fault / Damaged / </w:t>
      </w:r>
      <w:r w:rsidR="00BA44FA">
        <w:rPr>
          <w:b/>
          <w:bCs/>
          <w:lang w:val="en-US"/>
        </w:rPr>
        <w:t>New /Upgrade</w:t>
      </w:r>
    </w:p>
    <w:p w14:paraId="53A9BAA1" w14:textId="38A829F1" w:rsidR="003D00FC" w:rsidRDefault="003D00FC" w:rsidP="00B135BC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amount </w:t>
      </w:r>
    </w:p>
    <w:p w14:paraId="7921E267" w14:textId="4CB1FA0D" w:rsidR="003D00FC" w:rsidRDefault="003D00FC" w:rsidP="00B135BC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Stb</w:t>
      </w:r>
      <w:proofErr w:type="spellEnd"/>
      <w:r>
        <w:rPr>
          <w:b/>
          <w:bCs/>
          <w:lang w:val="en-US"/>
        </w:rPr>
        <w:t xml:space="preserve"> discount, </w:t>
      </w:r>
    </w:p>
    <w:p w14:paraId="4464B422" w14:textId="3A1928B7" w:rsidR="003D00FC" w:rsidRDefault="003D00FC" w:rsidP="00B135BC">
      <w:pPr>
        <w:pStyle w:val="NoSpacing"/>
        <w:rPr>
          <w:b/>
          <w:bCs/>
        </w:rPr>
      </w:pPr>
      <w:r>
        <w:rPr>
          <w:b/>
          <w:bCs/>
          <w:lang w:val="en-US"/>
        </w:rPr>
        <w:t xml:space="preserve">Installed date, installed </w:t>
      </w:r>
      <w:proofErr w:type="gramStart"/>
      <w:r>
        <w:rPr>
          <w:b/>
          <w:bCs/>
          <w:lang w:val="en-US"/>
        </w:rPr>
        <w:t>by ,</w:t>
      </w:r>
      <w:proofErr w:type="gramEnd"/>
      <w:r>
        <w:rPr>
          <w:b/>
          <w:bCs/>
          <w:lang w:val="en-US"/>
        </w:rPr>
        <w:t xml:space="preserve"> entered by </w:t>
      </w:r>
      <w:r w:rsidR="002668B1">
        <w:rPr>
          <w:b/>
          <w:bCs/>
          <w:lang w:val="en-US"/>
        </w:rPr>
        <w:t xml:space="preserve">–, balance, </w:t>
      </w:r>
      <w:proofErr w:type="spellStart"/>
      <w:r w:rsidR="002668B1">
        <w:rPr>
          <w:b/>
          <w:bCs/>
          <w:lang w:val="en-US"/>
        </w:rPr>
        <w:t>due_date</w:t>
      </w:r>
      <w:proofErr w:type="spellEnd"/>
      <w:r w:rsidR="002668B1">
        <w:rPr>
          <w:b/>
          <w:bCs/>
          <w:lang w:val="en-US"/>
        </w:rPr>
        <w:t>, status: Active</w:t>
      </w:r>
      <w:r w:rsidR="0055522B">
        <w:rPr>
          <w:b/>
          <w:bCs/>
          <w:lang w:val="en-US"/>
        </w:rPr>
        <w:t>/</w:t>
      </w:r>
      <w:r w:rsidR="0055522B" w:rsidRPr="0055522B">
        <w:rPr>
          <w:b/>
          <w:bCs/>
        </w:rPr>
        <w:t>Retrieved</w:t>
      </w:r>
      <w:r w:rsidR="0055522B">
        <w:rPr>
          <w:b/>
          <w:bCs/>
        </w:rPr>
        <w:t>/</w:t>
      </w:r>
      <w:r w:rsidR="00F9164B">
        <w:rPr>
          <w:b/>
          <w:bCs/>
        </w:rPr>
        <w:t>Fault</w:t>
      </w:r>
      <w:r w:rsidR="00986F8B">
        <w:rPr>
          <w:b/>
          <w:bCs/>
        </w:rPr>
        <w:t>/Disconnected</w:t>
      </w:r>
    </w:p>
    <w:p w14:paraId="77C22B76" w14:textId="3EBAB89C" w:rsidR="00986F8B" w:rsidRDefault="00986F8B" w:rsidP="00B135BC">
      <w:pPr>
        <w:pStyle w:val="NoSpacing"/>
        <w:rPr>
          <w:b/>
          <w:bCs/>
        </w:rPr>
      </w:pPr>
      <w:r>
        <w:rPr>
          <w:b/>
          <w:bCs/>
        </w:rPr>
        <w:t>This status must be the status of the customer</w:t>
      </w:r>
    </w:p>
    <w:p w14:paraId="37BBE0F3" w14:textId="7DDE9737" w:rsidR="00372245" w:rsidRDefault="00372245" w:rsidP="00B135BC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This amount details come </w:t>
      </w:r>
      <w:proofErr w:type="gramStart"/>
      <w:r>
        <w:rPr>
          <w:b/>
          <w:bCs/>
        </w:rPr>
        <w:t>In</w:t>
      </w:r>
      <w:proofErr w:type="gramEnd"/>
      <w:r>
        <w:rPr>
          <w:b/>
          <w:bCs/>
        </w:rPr>
        <w:t xml:space="preserve"> pending payment </w:t>
      </w:r>
      <w:r w:rsidR="00CA6AE7">
        <w:rPr>
          <w:b/>
          <w:bCs/>
        </w:rPr>
        <w:t>module</w:t>
      </w:r>
    </w:p>
    <w:p w14:paraId="090A2042" w14:textId="77777777" w:rsidR="00532442" w:rsidRDefault="00532442" w:rsidP="00B135BC">
      <w:pPr>
        <w:pStyle w:val="NoSpacing"/>
        <w:rPr>
          <w:b/>
          <w:bCs/>
          <w:lang w:val="en-US"/>
        </w:rPr>
      </w:pPr>
    </w:p>
    <w:p w14:paraId="4A56CA22" w14:textId="38568BED" w:rsidR="001F193A" w:rsidRDefault="003E230F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And required the package details like this</w:t>
      </w:r>
    </w:p>
    <w:p w14:paraId="7D5F6929" w14:textId="31F16AD0" w:rsidR="003E230F" w:rsidRDefault="000B7BD5" w:rsidP="00B135B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And </w:t>
      </w:r>
      <w:proofErr w:type="spellStart"/>
      <w:r>
        <w:rPr>
          <w:b/>
          <w:bCs/>
          <w:lang w:val="en-US"/>
        </w:rPr>
        <w:t>subscribtion</w:t>
      </w:r>
      <w:proofErr w:type="spellEnd"/>
      <w:r>
        <w:rPr>
          <w:b/>
          <w:bCs/>
          <w:lang w:val="en-US"/>
        </w:rPr>
        <w:t xml:space="preserve"> details also required</w:t>
      </w:r>
      <w:r>
        <w:rPr>
          <w:b/>
          <w:bCs/>
          <w:lang w:val="en-US"/>
        </w:rPr>
        <w:br/>
        <w:t>I expecting better approach required</w:t>
      </w:r>
    </w:p>
    <w:p w14:paraId="40D71D39" w14:textId="77777777" w:rsidR="00532442" w:rsidRDefault="00532442" w:rsidP="00B135BC">
      <w:pPr>
        <w:pStyle w:val="NoSpacing"/>
        <w:rPr>
          <w:b/>
          <w:bCs/>
          <w:lang w:val="en-US"/>
        </w:rPr>
      </w:pPr>
    </w:p>
    <w:p w14:paraId="6D2ECE0E" w14:textId="1F4D0928" w:rsidR="00A60708" w:rsidRDefault="00A60708" w:rsidP="004E6A79">
      <w:pPr>
        <w:pStyle w:val="NoSpacing"/>
        <w:rPr>
          <w:b/>
          <w:bCs/>
          <w:lang w:val="en-US"/>
        </w:rPr>
      </w:pPr>
    </w:p>
    <w:p w14:paraId="3B434514" w14:textId="77777777" w:rsidR="00200AC3" w:rsidRPr="00200AC3" w:rsidRDefault="00200AC3" w:rsidP="00200AC3">
      <w:pPr>
        <w:pStyle w:val="NoSpacing"/>
        <w:numPr>
          <w:ilvl w:val="1"/>
          <w:numId w:val="12"/>
        </w:numPr>
        <w:rPr>
          <w:b/>
          <w:bCs/>
          <w:lang w:val="en-US"/>
        </w:rPr>
      </w:pPr>
      <w:r w:rsidRPr="00200AC3">
        <w:rPr>
          <w:b/>
          <w:bCs/>
          <w:lang w:val="en-US"/>
        </w:rPr>
        <w:t>Cable TV Customers</w:t>
      </w:r>
    </w:p>
    <w:p w14:paraId="3409437B" w14:textId="2CF00812" w:rsidR="00C84509" w:rsidRDefault="002C2F02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Customer No</w:t>
      </w:r>
    </w:p>
    <w:p w14:paraId="3551DA20" w14:textId="16A3D75B" w:rsidR="002C2F02" w:rsidRDefault="00920431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Network</w:t>
      </w:r>
    </w:p>
    <w:p w14:paraId="050E6154" w14:textId="7112303C" w:rsidR="00920431" w:rsidRDefault="00666FAD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Full Name</w:t>
      </w:r>
    </w:p>
    <w:p w14:paraId="3642B81E" w14:textId="7DBB55EB" w:rsidR="00666FAD" w:rsidRDefault="007D0C88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Address- D</w:t>
      </w:r>
      <w:r w:rsidR="00084950">
        <w:rPr>
          <w:b/>
          <w:bCs/>
          <w:lang w:val="en-US"/>
        </w:rPr>
        <w:t>oor No/Street/Area</w:t>
      </w:r>
    </w:p>
    <w:p w14:paraId="0528D5BE" w14:textId="6FFE9D42" w:rsidR="002C2F02" w:rsidRDefault="003F1382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Mobile N0</w:t>
      </w:r>
      <w:proofErr w:type="gramStart"/>
      <w:r>
        <w:rPr>
          <w:b/>
          <w:bCs/>
          <w:lang w:val="en-US"/>
        </w:rPr>
        <w:t>o :</w:t>
      </w:r>
      <w:proofErr w:type="gramEnd"/>
      <w:r>
        <w:rPr>
          <w:b/>
          <w:bCs/>
          <w:lang w:val="en-US"/>
        </w:rPr>
        <w:t xml:space="preserve"> </w:t>
      </w:r>
      <w:r w:rsidR="00520105">
        <w:rPr>
          <w:b/>
          <w:bCs/>
          <w:lang w:val="en-US"/>
        </w:rPr>
        <w:t>mobile no / Alternate number</w:t>
      </w:r>
    </w:p>
    <w:p w14:paraId="5FDBDB63" w14:textId="66D57A78" w:rsidR="000224CC" w:rsidRDefault="000224CC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STB</w:t>
      </w:r>
      <w:r w:rsidR="00685D4F">
        <w:rPr>
          <w:b/>
          <w:bCs/>
          <w:lang w:val="en-US"/>
        </w:rPr>
        <w:t xml:space="preserve"> :</w:t>
      </w:r>
      <w:proofErr w:type="gramEnd"/>
      <w:r w:rsidR="00685D4F">
        <w:rPr>
          <w:b/>
          <w:bCs/>
          <w:lang w:val="en-US"/>
        </w:rPr>
        <w:t xml:space="preserve"> </w:t>
      </w:r>
      <w:proofErr w:type="spellStart"/>
      <w:r w:rsidR="00685D4F">
        <w:rPr>
          <w:b/>
          <w:bCs/>
          <w:lang w:val="en-US"/>
        </w:rPr>
        <w:t>stb</w:t>
      </w:r>
      <w:proofErr w:type="spellEnd"/>
      <w:r w:rsidR="00685D4F">
        <w:rPr>
          <w:b/>
          <w:bCs/>
          <w:lang w:val="en-US"/>
        </w:rPr>
        <w:t xml:space="preserve"> no / installed date/ installed by</w:t>
      </w:r>
    </w:p>
    <w:p w14:paraId="2B22A5B9" w14:textId="77777777" w:rsidR="008847B4" w:rsidRDefault="00E01951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r>
        <w:rPr>
          <w:b/>
          <w:bCs/>
          <w:lang w:val="en-US"/>
        </w:rPr>
        <w:t>Package amount</w:t>
      </w:r>
      <w:r w:rsidR="00A724E1">
        <w:rPr>
          <w:b/>
          <w:bCs/>
          <w:lang w:val="en-US"/>
        </w:rPr>
        <w:t xml:space="preserve">: package amount – next info icon </w:t>
      </w:r>
      <w:proofErr w:type="gramStart"/>
      <w:r w:rsidR="00A724E1">
        <w:rPr>
          <w:b/>
          <w:bCs/>
          <w:lang w:val="en-US"/>
        </w:rPr>
        <w:t>click</w:t>
      </w:r>
      <w:proofErr w:type="gramEnd"/>
      <w:r w:rsidR="00A724E1">
        <w:rPr>
          <w:b/>
          <w:bCs/>
          <w:lang w:val="en-US"/>
        </w:rPr>
        <w:t xml:space="preserve"> to show the package name and </w:t>
      </w:r>
      <w:r w:rsidR="00622191">
        <w:rPr>
          <w:b/>
          <w:bCs/>
          <w:lang w:val="en-US"/>
        </w:rPr>
        <w:t>price information like tooltip</w:t>
      </w:r>
    </w:p>
    <w:p w14:paraId="6A4CA016" w14:textId="15B76FE7" w:rsidR="00685D4F" w:rsidRDefault="008847B4" w:rsidP="00200AC3">
      <w:pPr>
        <w:pStyle w:val="NoSpacing"/>
        <w:numPr>
          <w:ilvl w:val="2"/>
          <w:numId w:val="12"/>
        </w:num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lastRenderedPageBreak/>
        <w:t>Status :</w:t>
      </w:r>
      <w:proofErr w:type="gramEnd"/>
      <w:r>
        <w:rPr>
          <w:b/>
          <w:bCs/>
          <w:lang w:val="en-US"/>
        </w:rPr>
        <w:t xml:space="preserve"> status</w:t>
      </w:r>
      <w:r w:rsidR="00622191">
        <w:rPr>
          <w:b/>
          <w:bCs/>
          <w:lang w:val="en-US"/>
        </w:rPr>
        <w:br/>
      </w:r>
      <w:r>
        <w:rPr>
          <w:b/>
          <w:bCs/>
          <w:lang w:val="en-US"/>
        </w:rPr>
        <w:t>9</w:t>
      </w:r>
      <w:r w:rsidR="00622191">
        <w:rPr>
          <w:b/>
          <w:bCs/>
          <w:lang w:val="en-US"/>
        </w:rPr>
        <w:t xml:space="preserve">. </w:t>
      </w:r>
      <w:r w:rsidR="00BA56B4">
        <w:rPr>
          <w:b/>
          <w:bCs/>
          <w:lang w:val="en-US"/>
        </w:rPr>
        <w:t xml:space="preserve">Action </w:t>
      </w:r>
      <w:r w:rsidR="00D1583A">
        <w:rPr>
          <w:b/>
          <w:bCs/>
          <w:lang w:val="en-US"/>
        </w:rPr>
        <w:t>– View</w:t>
      </w:r>
      <w:proofErr w:type="gramStart"/>
      <w:r w:rsidR="00D1583A">
        <w:rPr>
          <w:b/>
          <w:bCs/>
          <w:lang w:val="en-US"/>
        </w:rPr>
        <w:t xml:space="preserve">/ </w:t>
      </w:r>
      <w:r w:rsidR="00540A78">
        <w:rPr>
          <w:b/>
          <w:bCs/>
          <w:lang w:val="en-US"/>
        </w:rPr>
        <w:t xml:space="preserve"> </w:t>
      </w:r>
      <w:r w:rsidR="006C32F6">
        <w:rPr>
          <w:b/>
          <w:bCs/>
          <w:lang w:val="en-US"/>
        </w:rPr>
        <w:t>C</w:t>
      </w:r>
      <w:r w:rsidR="00540A78">
        <w:rPr>
          <w:b/>
          <w:bCs/>
          <w:lang w:val="en-US"/>
        </w:rPr>
        <w:t>onnection</w:t>
      </w:r>
      <w:proofErr w:type="gramEnd"/>
      <w:r w:rsidR="00540A78">
        <w:rPr>
          <w:b/>
          <w:bCs/>
          <w:lang w:val="en-US"/>
        </w:rPr>
        <w:t xml:space="preserve"> / </w:t>
      </w:r>
      <w:r w:rsidR="006C32F6">
        <w:rPr>
          <w:b/>
          <w:bCs/>
          <w:lang w:val="en-US"/>
        </w:rPr>
        <w:t>STB</w:t>
      </w:r>
      <w:r w:rsidR="00540A78">
        <w:rPr>
          <w:b/>
          <w:bCs/>
          <w:lang w:val="en-US"/>
        </w:rPr>
        <w:t xml:space="preserve"> / </w:t>
      </w:r>
      <w:r w:rsidR="006C32F6">
        <w:rPr>
          <w:b/>
          <w:bCs/>
          <w:lang w:val="en-US"/>
        </w:rPr>
        <w:t>Package</w:t>
      </w:r>
      <w:r w:rsidR="00417FEE">
        <w:rPr>
          <w:b/>
          <w:bCs/>
          <w:lang w:val="en-US"/>
        </w:rPr>
        <w:t xml:space="preserve"> / </w:t>
      </w:r>
      <w:r w:rsidR="006C32F6">
        <w:rPr>
          <w:b/>
          <w:bCs/>
          <w:lang w:val="en-US"/>
        </w:rPr>
        <w:t>S</w:t>
      </w:r>
      <w:r w:rsidR="00417FEE">
        <w:rPr>
          <w:b/>
          <w:bCs/>
          <w:lang w:val="en-US"/>
        </w:rPr>
        <w:t xml:space="preserve">ubscription </w:t>
      </w:r>
    </w:p>
    <w:p w14:paraId="44C03BFA" w14:textId="77777777" w:rsidR="00E04BAD" w:rsidRDefault="00E04BAD" w:rsidP="00E04BAD">
      <w:pPr>
        <w:pStyle w:val="NoSpacing"/>
        <w:ind w:left="1440"/>
        <w:rPr>
          <w:b/>
          <w:bCs/>
          <w:lang w:val="en-US"/>
        </w:rPr>
      </w:pPr>
    </w:p>
    <w:p w14:paraId="60A7DE1B" w14:textId="06A72618" w:rsidR="00E04BAD" w:rsidRDefault="00E04BAD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I need the search box on top the table list </w:t>
      </w:r>
    </w:p>
    <w:p w14:paraId="0E4F3B5A" w14:textId="5CD1D72B" w:rsidR="0050506D" w:rsidRDefault="0050506D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To Search </w:t>
      </w:r>
    </w:p>
    <w:p w14:paraId="06F8896D" w14:textId="6333EE01" w:rsidR="0050506D" w:rsidRDefault="0050506D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“Customer No” – user enterable</w:t>
      </w:r>
    </w:p>
    <w:p w14:paraId="2AD90896" w14:textId="36089071" w:rsidR="0050506D" w:rsidRDefault="0050506D" w:rsidP="00E04BAD">
      <w:pPr>
        <w:pStyle w:val="NoSpacing"/>
        <w:ind w:left="144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Network :</w:t>
      </w:r>
      <w:proofErr w:type="gramEnd"/>
      <w:r>
        <w:rPr>
          <w:b/>
          <w:bCs/>
          <w:lang w:val="en-US"/>
        </w:rPr>
        <w:t xml:space="preserve"> selectable</w:t>
      </w:r>
      <w:r w:rsidR="004F0C88">
        <w:rPr>
          <w:b/>
          <w:bCs/>
          <w:lang w:val="en-US"/>
        </w:rPr>
        <w:t xml:space="preserve"> </w:t>
      </w:r>
      <w:r w:rsidR="0085751F">
        <w:rPr>
          <w:b/>
          <w:bCs/>
          <w:lang w:val="en-US"/>
        </w:rPr>
        <w:t>(filter particular customers)</w:t>
      </w:r>
    </w:p>
    <w:p w14:paraId="0C6BDD0E" w14:textId="5D131C1C" w:rsidR="0050506D" w:rsidRDefault="00C67F42" w:rsidP="00E04BAD">
      <w:pPr>
        <w:pStyle w:val="NoSpacing"/>
        <w:ind w:left="144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Name :</w:t>
      </w:r>
      <w:proofErr w:type="gramEnd"/>
      <w:r>
        <w:rPr>
          <w:b/>
          <w:bCs/>
          <w:lang w:val="en-US"/>
        </w:rPr>
        <w:t xml:space="preserve"> user enterable</w:t>
      </w:r>
    </w:p>
    <w:p w14:paraId="0C5A5544" w14:textId="1AA22F84" w:rsidR="00C67F42" w:rsidRDefault="00C67F42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Mobile no: mobile /alternate no</w:t>
      </w:r>
    </w:p>
    <w:p w14:paraId="4AE4E952" w14:textId="74091CD5" w:rsidR="00E8503F" w:rsidRDefault="00E8503F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Area </w:t>
      </w:r>
      <w:r w:rsidR="004F0C88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sele</w:t>
      </w:r>
      <w:r w:rsidR="004F0C88">
        <w:rPr>
          <w:b/>
          <w:bCs/>
          <w:lang w:val="en-US"/>
        </w:rPr>
        <w:t>ctable (map with street)</w:t>
      </w:r>
    </w:p>
    <w:p w14:paraId="5D494AF6" w14:textId="607F9A98" w:rsidR="004F0C88" w:rsidRDefault="004F0C88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 xml:space="preserve">Street – selectable </w:t>
      </w:r>
    </w:p>
    <w:p w14:paraId="1352CE49" w14:textId="22E39D3A" w:rsidR="00824EDC" w:rsidRDefault="00824EDC" w:rsidP="00E04BAD">
      <w:pPr>
        <w:pStyle w:val="NoSpacing"/>
        <w:ind w:left="144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Status :</w:t>
      </w:r>
      <w:proofErr w:type="gramEnd"/>
      <w:r>
        <w:rPr>
          <w:b/>
          <w:bCs/>
          <w:lang w:val="en-US"/>
        </w:rPr>
        <w:t xml:space="preserve"> selectable</w:t>
      </w:r>
    </w:p>
    <w:p w14:paraId="210CC1FF" w14:textId="77777777" w:rsidR="008D56A0" w:rsidRDefault="008D56A0" w:rsidP="00E04BAD">
      <w:pPr>
        <w:pStyle w:val="NoSpacing"/>
        <w:ind w:left="1440"/>
        <w:rPr>
          <w:b/>
          <w:bCs/>
          <w:lang w:val="en-US"/>
        </w:rPr>
      </w:pPr>
    </w:p>
    <w:p w14:paraId="6BDD4664" w14:textId="2816D80B" w:rsidR="008D56A0" w:rsidRDefault="008D56A0" w:rsidP="00E04BAD">
      <w:pPr>
        <w:pStyle w:val="NoSpacing"/>
        <w:ind w:left="1440"/>
        <w:rPr>
          <w:b/>
          <w:bCs/>
          <w:lang w:val="en-US"/>
        </w:rPr>
      </w:pPr>
      <w:r>
        <w:rPr>
          <w:b/>
          <w:bCs/>
          <w:lang w:val="en-US"/>
        </w:rPr>
        <w:t>User appropriate table component to this screen</w:t>
      </w:r>
    </w:p>
    <w:p w14:paraId="0035B821" w14:textId="77777777" w:rsidR="00C67F42" w:rsidRDefault="00C67F42" w:rsidP="00E04BAD">
      <w:pPr>
        <w:pStyle w:val="NoSpacing"/>
        <w:ind w:left="1440"/>
        <w:rPr>
          <w:b/>
          <w:bCs/>
          <w:lang w:val="en-US"/>
        </w:rPr>
      </w:pPr>
    </w:p>
    <w:p w14:paraId="17004B26" w14:textId="77777777" w:rsidR="005F359D" w:rsidRDefault="005F359D" w:rsidP="004E6A79">
      <w:pPr>
        <w:pStyle w:val="NoSpacing"/>
        <w:rPr>
          <w:b/>
          <w:bCs/>
          <w:lang w:val="en-US"/>
        </w:rPr>
      </w:pPr>
    </w:p>
    <w:p w14:paraId="6194BEBD" w14:textId="77777777" w:rsidR="00F962BF" w:rsidRDefault="00F962BF" w:rsidP="00294314">
      <w:pPr>
        <w:pStyle w:val="NoSpacing"/>
        <w:rPr>
          <w:b/>
          <w:bCs/>
          <w:lang w:val="en-US"/>
        </w:rPr>
      </w:pPr>
    </w:p>
    <w:p w14:paraId="465ED4DC" w14:textId="77777777" w:rsidR="00562762" w:rsidRDefault="00562762" w:rsidP="00294314">
      <w:pPr>
        <w:pStyle w:val="NoSpacing"/>
        <w:rPr>
          <w:b/>
          <w:bCs/>
          <w:lang w:val="en-US"/>
        </w:rPr>
      </w:pPr>
    </w:p>
    <w:p w14:paraId="3D6C1483" w14:textId="77777777" w:rsidR="004A44CE" w:rsidRDefault="004A44CE" w:rsidP="00294314">
      <w:pPr>
        <w:pStyle w:val="NoSpacing"/>
        <w:rPr>
          <w:b/>
          <w:bCs/>
          <w:lang w:val="en-US"/>
        </w:rPr>
      </w:pPr>
    </w:p>
    <w:p w14:paraId="6F3E46E1" w14:textId="1E6482D9" w:rsidR="00A24826" w:rsidRDefault="00072395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09/07/2026</w:t>
      </w:r>
    </w:p>
    <w:p w14:paraId="7E74818A" w14:textId="77777777" w:rsidR="00EA0A3E" w:rsidRDefault="00EA0A3E" w:rsidP="00294314">
      <w:pPr>
        <w:pStyle w:val="NoSpacing"/>
        <w:rPr>
          <w:b/>
          <w:bCs/>
          <w:lang w:val="en-US"/>
        </w:rPr>
      </w:pPr>
    </w:p>
    <w:p w14:paraId="2C025FB1" w14:textId="77777777" w:rsidR="00FB0D0B" w:rsidRDefault="00FB0D0B" w:rsidP="00294314">
      <w:pPr>
        <w:pStyle w:val="NoSpacing"/>
        <w:rPr>
          <w:b/>
          <w:bCs/>
          <w:lang w:val="en-US"/>
        </w:rPr>
      </w:pPr>
    </w:p>
    <w:p w14:paraId="7F85CEE9" w14:textId="35EE160D" w:rsidR="00FB0D0B" w:rsidRDefault="00740350" w:rsidP="00294314">
      <w:pPr>
        <w:pStyle w:val="NoSpacing"/>
        <w:rPr>
          <w:b/>
          <w:bCs/>
        </w:rPr>
      </w:pPr>
      <w:r w:rsidRPr="00740350">
        <w:rPr>
          <w:b/>
          <w:bCs/>
        </w:rPr>
        <w:t>Aadhaar No</w:t>
      </w:r>
      <w:r>
        <w:rPr>
          <w:b/>
          <w:bCs/>
        </w:rPr>
        <w:t xml:space="preserve"> </w:t>
      </w:r>
      <w:r w:rsidR="00F43AA0">
        <w:rPr>
          <w:b/>
          <w:bCs/>
        </w:rPr>
        <w:t xml:space="preserve">next to </w:t>
      </w:r>
      <w:r w:rsidR="00F43AA0" w:rsidRPr="00F43AA0">
        <w:rPr>
          <w:b/>
          <w:bCs/>
        </w:rPr>
        <w:t>Alternate Mobile</w:t>
      </w:r>
      <w:r w:rsidR="00F43AA0">
        <w:rPr>
          <w:b/>
          <w:bCs/>
        </w:rPr>
        <w:t xml:space="preserve"> (both are not mandatory)</w:t>
      </w:r>
    </w:p>
    <w:p w14:paraId="735440EA" w14:textId="1D165BAC" w:rsidR="004003A9" w:rsidRDefault="004003A9" w:rsidP="004003A9">
      <w:pPr>
        <w:pStyle w:val="NoSpacing"/>
        <w:rPr>
          <w:b/>
          <w:bCs/>
          <w:lang w:val="en-US"/>
        </w:rPr>
      </w:pPr>
      <w:r w:rsidRPr="004003A9">
        <w:rPr>
          <w:b/>
          <w:bCs/>
        </w:rPr>
        <w:t>Status</w:t>
      </w:r>
      <w:r>
        <w:rPr>
          <w:b/>
          <w:bCs/>
        </w:rPr>
        <w:t xml:space="preserve"> not </w:t>
      </w:r>
      <w:proofErr w:type="spellStart"/>
      <w:r>
        <w:rPr>
          <w:b/>
          <w:bCs/>
        </w:rPr>
        <w:t>requird</w:t>
      </w:r>
      <w:proofErr w:type="spellEnd"/>
      <w:r>
        <w:rPr>
          <w:b/>
          <w:bCs/>
        </w:rPr>
        <w:t xml:space="preserve"> in </w:t>
      </w:r>
      <w:r w:rsidR="00094ED2">
        <w:rPr>
          <w:b/>
          <w:bCs/>
        </w:rPr>
        <w:t>“</w:t>
      </w:r>
      <w:r w:rsidRPr="004003A9">
        <w:rPr>
          <w:b/>
          <w:bCs/>
          <w:lang w:val="en-US"/>
        </w:rPr>
        <w:t>Customer Details</w:t>
      </w:r>
      <w:r>
        <w:rPr>
          <w:b/>
          <w:bCs/>
          <w:lang w:val="en-US"/>
        </w:rPr>
        <w:t xml:space="preserve"> widget</w:t>
      </w:r>
      <w:r w:rsidR="00094ED2">
        <w:rPr>
          <w:b/>
          <w:bCs/>
          <w:lang w:val="en-US"/>
        </w:rPr>
        <w:t>”</w:t>
      </w:r>
      <w:r>
        <w:rPr>
          <w:b/>
          <w:bCs/>
          <w:lang w:val="en-US"/>
        </w:rPr>
        <w:t>,</w:t>
      </w:r>
    </w:p>
    <w:p w14:paraId="3D9387BB" w14:textId="5518F3FC" w:rsidR="004003A9" w:rsidRDefault="004003A9" w:rsidP="004003A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Main the customer status as STB Status</w:t>
      </w:r>
      <w:r w:rsidR="008115C8">
        <w:rPr>
          <w:b/>
          <w:bCs/>
          <w:lang w:val="en-US"/>
        </w:rPr>
        <w:t xml:space="preserve"> </w:t>
      </w:r>
    </w:p>
    <w:p w14:paraId="64659E55" w14:textId="3D208620" w:rsidR="009C1333" w:rsidRPr="004003A9" w:rsidRDefault="009C1333" w:rsidP="004003A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admin not adding customer, if </w:t>
      </w:r>
      <w:r w:rsidR="00271B08">
        <w:rPr>
          <w:b/>
          <w:bCs/>
          <w:lang w:val="en-US"/>
        </w:rPr>
        <w:t xml:space="preserve">it is by non </w:t>
      </w:r>
      <w:proofErr w:type="gramStart"/>
      <w:r w:rsidR="00271B08">
        <w:rPr>
          <w:b/>
          <w:bCs/>
          <w:lang w:val="en-US"/>
        </w:rPr>
        <w:t>admin ,</w:t>
      </w:r>
      <w:proofErr w:type="gramEnd"/>
      <w:r w:rsidR="00271B08">
        <w:rPr>
          <w:b/>
          <w:bCs/>
          <w:lang w:val="en-US"/>
        </w:rPr>
        <w:t xml:space="preserve"> logged in user name should be in </w:t>
      </w:r>
      <w:r w:rsidR="00554A03">
        <w:rPr>
          <w:b/>
          <w:bCs/>
          <w:lang w:val="en-US"/>
        </w:rPr>
        <w:t xml:space="preserve">display in </w:t>
      </w:r>
      <w:r w:rsidR="00271B08" w:rsidRPr="00271B08">
        <w:rPr>
          <w:b/>
          <w:bCs/>
        </w:rPr>
        <w:t>Installed By</w:t>
      </w:r>
      <w:r w:rsidR="00554A03">
        <w:rPr>
          <w:b/>
          <w:bCs/>
        </w:rPr>
        <w:t>, not editable, admin only can change the name</w:t>
      </w:r>
    </w:p>
    <w:p w14:paraId="26BAD563" w14:textId="2A56D7A6" w:rsidR="004003A9" w:rsidRDefault="004003A9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5C36A3E5" w14:textId="77777777" w:rsidR="00AA5058" w:rsidRPr="00AA5058" w:rsidRDefault="00AA5058" w:rsidP="00AA5058">
      <w:pPr>
        <w:pStyle w:val="NoSpacing"/>
        <w:rPr>
          <w:b/>
          <w:bCs/>
          <w:lang w:val="en-US"/>
        </w:rPr>
      </w:pPr>
      <w:r w:rsidRPr="00AA5058">
        <w:rPr>
          <w:b/>
          <w:bCs/>
          <w:lang w:val="en-US"/>
        </w:rPr>
        <w:t>STB Details</w:t>
      </w:r>
    </w:p>
    <w:p w14:paraId="722C2126" w14:textId="2DE10F2D" w:rsidR="003E4FCB" w:rsidRDefault="00F2465A" w:rsidP="00294314">
      <w:pPr>
        <w:pStyle w:val="NoSpacing"/>
        <w:rPr>
          <w:b/>
          <w:bCs/>
        </w:rPr>
      </w:pPr>
      <w:r w:rsidRPr="00F2465A">
        <w:rPr>
          <w:b/>
          <w:bCs/>
        </w:rPr>
        <w:t>Selected STB No</w:t>
      </w:r>
      <w:r>
        <w:rPr>
          <w:b/>
          <w:bCs/>
        </w:rPr>
        <w:t xml:space="preserve"> – display fields</w:t>
      </w:r>
    </w:p>
    <w:p w14:paraId="27994397" w14:textId="424DA38E" w:rsidR="00690D25" w:rsidRDefault="00690D25" w:rsidP="00294314">
      <w:pPr>
        <w:pStyle w:val="NoSpacing"/>
        <w:rPr>
          <w:b/>
          <w:bCs/>
        </w:rPr>
      </w:pPr>
      <w:r w:rsidRPr="00690D25">
        <w:rPr>
          <w:b/>
          <w:bCs/>
        </w:rPr>
        <w:t>Labour / Service Charge</w:t>
      </w:r>
      <w:r>
        <w:rPr>
          <w:b/>
          <w:bCs/>
        </w:rPr>
        <w:t xml:space="preserve"> field </w:t>
      </w:r>
      <w:proofErr w:type="spellStart"/>
      <w:r>
        <w:rPr>
          <w:b/>
          <w:bCs/>
        </w:rPr>
        <w:t>requied</w:t>
      </w:r>
      <w:proofErr w:type="spellEnd"/>
      <w:r>
        <w:rPr>
          <w:b/>
          <w:bCs/>
        </w:rPr>
        <w:t xml:space="preserve"> in </w:t>
      </w:r>
      <w:proofErr w:type="gramStart"/>
      <w:r>
        <w:rPr>
          <w:b/>
          <w:bCs/>
        </w:rPr>
        <w:t>table ,</w:t>
      </w:r>
      <w:proofErr w:type="gramEnd"/>
      <w:r>
        <w:rPr>
          <w:b/>
          <w:bCs/>
        </w:rPr>
        <w:t xml:space="preserve"> did not show in add new customer, it’s default value 0 to new customer, </w:t>
      </w:r>
    </w:p>
    <w:p w14:paraId="5928B0F8" w14:textId="3E965074" w:rsidR="00F2465A" w:rsidRDefault="00F2465A" w:rsidP="00294314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Status required here </w:t>
      </w:r>
      <w:r w:rsidR="00E072E1">
        <w:rPr>
          <w:b/>
          <w:bCs/>
        </w:rPr>
        <w:t>–</w:t>
      </w:r>
      <w:r>
        <w:rPr>
          <w:b/>
          <w:bCs/>
        </w:rPr>
        <w:t xml:space="preserve"> </w:t>
      </w:r>
      <w:r w:rsidR="00E072E1">
        <w:rPr>
          <w:b/>
          <w:bCs/>
        </w:rPr>
        <w:t>Default “Active” to new customer – this is the customer status to maintain</w:t>
      </w:r>
      <w:r w:rsidR="008866E7">
        <w:rPr>
          <w:b/>
          <w:bCs/>
        </w:rPr>
        <w:br/>
        <w:t xml:space="preserve">Installed by also capture to </w:t>
      </w:r>
      <w:proofErr w:type="spellStart"/>
      <w:r w:rsidR="00094ED2">
        <w:rPr>
          <w:b/>
          <w:bCs/>
        </w:rPr>
        <w:t>stb</w:t>
      </w:r>
      <w:proofErr w:type="spellEnd"/>
      <w:r w:rsidR="00094ED2">
        <w:rPr>
          <w:b/>
          <w:bCs/>
        </w:rPr>
        <w:t xml:space="preserve"> table also, user the installed by name, which is in “</w:t>
      </w:r>
      <w:r w:rsidR="00094ED2" w:rsidRPr="004003A9">
        <w:rPr>
          <w:b/>
          <w:bCs/>
          <w:lang w:val="en-US"/>
        </w:rPr>
        <w:t>Customer Details</w:t>
      </w:r>
      <w:r w:rsidR="00094ED2">
        <w:rPr>
          <w:b/>
          <w:bCs/>
          <w:lang w:val="en-US"/>
        </w:rPr>
        <w:t xml:space="preserve"> widget”</w:t>
      </w:r>
    </w:p>
    <w:p w14:paraId="62DA5C95" w14:textId="77777777" w:rsidR="00B15E0B" w:rsidRDefault="00B15E0B" w:rsidP="00294314">
      <w:pPr>
        <w:pStyle w:val="NoSpacing"/>
        <w:rPr>
          <w:b/>
          <w:bCs/>
          <w:lang w:val="en-US"/>
        </w:rPr>
      </w:pPr>
    </w:p>
    <w:p w14:paraId="7692D7F3" w14:textId="3992703A" w:rsidR="002642C4" w:rsidRDefault="002642C4" w:rsidP="002642C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2642C4">
        <w:rPr>
          <w:b/>
          <w:bCs/>
          <w:lang w:val="en-US"/>
        </w:rPr>
        <w:t>Connection Details</w:t>
      </w:r>
      <w:r>
        <w:rPr>
          <w:b/>
          <w:bCs/>
          <w:lang w:val="en-US"/>
        </w:rPr>
        <w:t>- widget”</w:t>
      </w:r>
    </w:p>
    <w:p w14:paraId="04FAD064" w14:textId="11261E1E" w:rsidR="002642C4" w:rsidRDefault="007002DD" w:rsidP="002642C4">
      <w:pPr>
        <w:pStyle w:val="NoSpacing"/>
        <w:rPr>
          <w:b/>
          <w:bCs/>
        </w:rPr>
      </w:pPr>
      <w:r w:rsidRPr="007002DD">
        <w:rPr>
          <w:b/>
          <w:bCs/>
        </w:rPr>
        <w:t>Connection Date</w:t>
      </w:r>
      <w:r>
        <w:rPr>
          <w:b/>
          <w:bCs/>
        </w:rPr>
        <w:t xml:space="preserve"> – not required, which one also capture from </w:t>
      </w:r>
      <w:proofErr w:type="spellStart"/>
      <w:r>
        <w:rPr>
          <w:b/>
          <w:bCs/>
        </w:rPr>
        <w:t>stb</w:t>
      </w:r>
      <w:proofErr w:type="spellEnd"/>
      <w:r>
        <w:rPr>
          <w:b/>
          <w:bCs/>
        </w:rPr>
        <w:t xml:space="preserve"> installed date</w:t>
      </w:r>
      <w:r w:rsidR="001E5B31">
        <w:rPr>
          <w:b/>
          <w:bCs/>
        </w:rPr>
        <w:t xml:space="preserve">, </w:t>
      </w:r>
    </w:p>
    <w:p w14:paraId="7A2A946F" w14:textId="2F76ED45" w:rsidR="001E5B31" w:rsidRDefault="001E5B31" w:rsidP="002642C4">
      <w:pPr>
        <w:pStyle w:val="NoSpacing"/>
        <w:rPr>
          <w:b/>
          <w:bCs/>
        </w:rPr>
      </w:pPr>
      <w:r>
        <w:rPr>
          <w:b/>
          <w:bCs/>
        </w:rPr>
        <w:t>This date required in connection detail table also and</w:t>
      </w:r>
    </w:p>
    <w:p w14:paraId="45BF35DA" w14:textId="10AD7FCC" w:rsidR="001E5B31" w:rsidRDefault="001E5B31" w:rsidP="002642C4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Connect by name </w:t>
      </w:r>
      <w:r w:rsidR="00773881">
        <w:rPr>
          <w:b/>
          <w:bCs/>
        </w:rPr>
        <w:t>required</w:t>
      </w:r>
      <w:r>
        <w:rPr>
          <w:b/>
          <w:bCs/>
        </w:rPr>
        <w:t xml:space="preserve"> in </w:t>
      </w:r>
      <w:proofErr w:type="gramStart"/>
      <w:r>
        <w:rPr>
          <w:b/>
          <w:bCs/>
        </w:rPr>
        <w:t>table ,</w:t>
      </w:r>
      <w:proofErr w:type="gramEnd"/>
      <w:r>
        <w:rPr>
          <w:b/>
          <w:bCs/>
        </w:rPr>
        <w:t xml:space="preserve"> but did not show </w:t>
      </w:r>
      <w:proofErr w:type="gramStart"/>
      <w:r>
        <w:rPr>
          <w:b/>
          <w:bCs/>
        </w:rPr>
        <w:t xml:space="preserve">here </w:t>
      </w:r>
      <w:r w:rsidR="00B36B6B">
        <w:rPr>
          <w:b/>
          <w:bCs/>
        </w:rPr>
        <w:t>,</w:t>
      </w:r>
      <w:proofErr w:type="gramEnd"/>
      <w:r w:rsidR="00B36B6B">
        <w:rPr>
          <w:b/>
          <w:bCs/>
        </w:rPr>
        <w:t xml:space="preserve"> which captured from “</w:t>
      </w:r>
      <w:r w:rsidR="00B36B6B" w:rsidRPr="004003A9">
        <w:rPr>
          <w:b/>
          <w:bCs/>
          <w:lang w:val="en-US"/>
        </w:rPr>
        <w:t>Customer Details</w:t>
      </w:r>
      <w:r w:rsidR="00B36B6B">
        <w:rPr>
          <w:b/>
          <w:bCs/>
          <w:lang w:val="en-US"/>
        </w:rPr>
        <w:t xml:space="preserve"> widget” installed </w:t>
      </w:r>
      <w:proofErr w:type="gramStart"/>
      <w:r w:rsidR="00B36B6B">
        <w:rPr>
          <w:b/>
          <w:bCs/>
          <w:lang w:val="en-US"/>
        </w:rPr>
        <w:t>by</w:t>
      </w:r>
      <w:r w:rsidR="004F4FB7">
        <w:rPr>
          <w:b/>
          <w:bCs/>
          <w:lang w:val="en-US"/>
        </w:rPr>
        <w:t xml:space="preserve"> ,</w:t>
      </w:r>
      <w:proofErr w:type="gramEnd"/>
      <w:r w:rsidR="004F4FB7">
        <w:rPr>
          <w:b/>
          <w:bCs/>
          <w:lang w:val="en-US"/>
        </w:rPr>
        <w:t xml:space="preserve"> required in table also</w:t>
      </w:r>
    </w:p>
    <w:p w14:paraId="5925E351" w14:textId="77777777" w:rsidR="006A5E37" w:rsidRDefault="006A5E37" w:rsidP="002642C4">
      <w:pPr>
        <w:pStyle w:val="NoSpacing"/>
        <w:rPr>
          <w:b/>
          <w:bCs/>
          <w:lang w:val="en-US"/>
        </w:rPr>
      </w:pPr>
    </w:p>
    <w:p w14:paraId="0FAD23AF" w14:textId="77777777" w:rsidR="004F4FB7" w:rsidRDefault="00B964DB" w:rsidP="004F4FB7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Material details should capture the </w:t>
      </w:r>
      <w:r w:rsidR="00E01F88">
        <w:rPr>
          <w:b/>
          <w:bCs/>
          <w:lang w:val="en-US"/>
        </w:rPr>
        <w:t>updated by name and updated date</w:t>
      </w:r>
      <w:r w:rsidR="00CF6331">
        <w:rPr>
          <w:b/>
          <w:bCs/>
          <w:lang w:val="en-US"/>
        </w:rPr>
        <w:t xml:space="preserve">, if new customer </w:t>
      </w:r>
      <w:r w:rsidR="008F75E2">
        <w:rPr>
          <w:b/>
          <w:bCs/>
          <w:lang w:val="en-US"/>
        </w:rPr>
        <w:t xml:space="preserve">capture </w:t>
      </w:r>
      <w:r w:rsidR="008F75E2" w:rsidRPr="008F75E2">
        <w:rPr>
          <w:b/>
          <w:bCs/>
        </w:rPr>
        <w:t>Installed Date</w:t>
      </w:r>
      <w:r w:rsidR="008F75E2">
        <w:rPr>
          <w:b/>
          <w:bCs/>
        </w:rPr>
        <w:t xml:space="preserve"> from </w:t>
      </w:r>
      <w:proofErr w:type="spellStart"/>
      <w:r w:rsidR="008F75E2">
        <w:rPr>
          <w:b/>
          <w:bCs/>
        </w:rPr>
        <w:t>stb</w:t>
      </w:r>
      <w:proofErr w:type="spellEnd"/>
      <w:r w:rsidR="008F75E2">
        <w:rPr>
          <w:b/>
          <w:bCs/>
        </w:rPr>
        <w:t xml:space="preserve"> details and </w:t>
      </w:r>
      <w:r w:rsidR="004F4FB7" w:rsidRPr="004F4FB7">
        <w:rPr>
          <w:b/>
          <w:bCs/>
        </w:rPr>
        <w:t>Installed By</w:t>
      </w:r>
      <w:r w:rsidR="004F4FB7">
        <w:rPr>
          <w:b/>
          <w:bCs/>
        </w:rPr>
        <w:t xml:space="preserve"> from customer details widgets </w:t>
      </w:r>
      <w:r w:rsidR="004F4FB7">
        <w:rPr>
          <w:b/>
          <w:bCs/>
          <w:lang w:val="en-US"/>
        </w:rPr>
        <w:t>required in table also</w:t>
      </w:r>
    </w:p>
    <w:p w14:paraId="052E740B" w14:textId="003EA388" w:rsidR="00B964DB" w:rsidRDefault="00B964DB" w:rsidP="002642C4">
      <w:pPr>
        <w:pStyle w:val="NoSpacing"/>
        <w:rPr>
          <w:b/>
          <w:bCs/>
          <w:lang w:val="en-US"/>
        </w:rPr>
      </w:pPr>
    </w:p>
    <w:p w14:paraId="7DEF5C49" w14:textId="77777777" w:rsidR="006A5E37" w:rsidRDefault="006A5E37" w:rsidP="002642C4">
      <w:pPr>
        <w:pStyle w:val="NoSpacing"/>
        <w:rPr>
          <w:b/>
          <w:bCs/>
          <w:lang w:val="en-US"/>
        </w:rPr>
      </w:pPr>
    </w:p>
    <w:p w14:paraId="5F8FF92A" w14:textId="637F15F3" w:rsidR="004F4FB7" w:rsidRDefault="006A5E37" w:rsidP="004F4FB7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Package details </w:t>
      </w:r>
      <w:r w:rsidR="00CF6331">
        <w:rPr>
          <w:b/>
          <w:bCs/>
          <w:lang w:val="en-US"/>
        </w:rPr>
        <w:t>should capture the updated by name and updated date</w:t>
      </w:r>
      <w:r w:rsidR="004F4FB7" w:rsidRPr="004F4FB7">
        <w:rPr>
          <w:b/>
          <w:bCs/>
          <w:lang w:val="en-US"/>
        </w:rPr>
        <w:t xml:space="preserve"> </w:t>
      </w:r>
      <w:r w:rsidR="004F4FB7">
        <w:rPr>
          <w:b/>
          <w:bCs/>
          <w:lang w:val="en-US"/>
        </w:rPr>
        <w:t xml:space="preserve">if new customer capture </w:t>
      </w:r>
      <w:r w:rsidR="004F4FB7" w:rsidRPr="008F75E2">
        <w:rPr>
          <w:b/>
          <w:bCs/>
        </w:rPr>
        <w:t>Installed Date</w:t>
      </w:r>
      <w:r w:rsidR="004F4FB7">
        <w:rPr>
          <w:b/>
          <w:bCs/>
        </w:rPr>
        <w:t xml:space="preserve"> from </w:t>
      </w:r>
      <w:proofErr w:type="spellStart"/>
      <w:r w:rsidR="004F4FB7">
        <w:rPr>
          <w:b/>
          <w:bCs/>
        </w:rPr>
        <w:t>stb</w:t>
      </w:r>
      <w:proofErr w:type="spellEnd"/>
      <w:r w:rsidR="004F4FB7">
        <w:rPr>
          <w:b/>
          <w:bCs/>
        </w:rPr>
        <w:t xml:space="preserve"> details and </w:t>
      </w:r>
      <w:r w:rsidR="004F4FB7" w:rsidRPr="004F4FB7">
        <w:rPr>
          <w:b/>
          <w:bCs/>
        </w:rPr>
        <w:t>Installed By</w:t>
      </w:r>
      <w:r w:rsidR="004F4FB7">
        <w:rPr>
          <w:b/>
          <w:bCs/>
        </w:rPr>
        <w:t xml:space="preserve"> from customer details </w:t>
      </w:r>
      <w:proofErr w:type="spellStart"/>
      <w:r w:rsidR="004F4FB7">
        <w:rPr>
          <w:b/>
          <w:bCs/>
        </w:rPr>
        <w:t>widges</w:t>
      </w:r>
      <w:proofErr w:type="spellEnd"/>
    </w:p>
    <w:p w14:paraId="3F2116F0" w14:textId="3156A184" w:rsidR="00CF6331" w:rsidRDefault="00CF6331" w:rsidP="00CF6331">
      <w:pPr>
        <w:pStyle w:val="NoSpacing"/>
        <w:rPr>
          <w:b/>
          <w:bCs/>
          <w:lang w:val="en-US"/>
        </w:rPr>
      </w:pPr>
    </w:p>
    <w:p w14:paraId="3A1710D2" w14:textId="7379CB81" w:rsidR="006A5E37" w:rsidRDefault="006A5E37" w:rsidP="002642C4">
      <w:pPr>
        <w:pStyle w:val="NoSpacing"/>
        <w:rPr>
          <w:b/>
          <w:bCs/>
          <w:lang w:val="en-US"/>
        </w:rPr>
      </w:pPr>
    </w:p>
    <w:p w14:paraId="466D04F5" w14:textId="77777777" w:rsidR="001459AB" w:rsidRDefault="001459AB" w:rsidP="002642C4">
      <w:pPr>
        <w:pStyle w:val="NoSpacing"/>
        <w:rPr>
          <w:b/>
          <w:bCs/>
          <w:lang w:val="en-US"/>
        </w:rPr>
      </w:pPr>
    </w:p>
    <w:p w14:paraId="6DB4BB39" w14:textId="77777777" w:rsidR="001459AB" w:rsidRPr="001459AB" w:rsidRDefault="001459AB" w:rsidP="001459AB">
      <w:pPr>
        <w:pStyle w:val="NoSpacing"/>
        <w:rPr>
          <w:b/>
          <w:bCs/>
          <w:lang w:val="en-US"/>
        </w:rPr>
      </w:pPr>
      <w:r w:rsidRPr="001459AB">
        <w:rPr>
          <w:b/>
          <w:bCs/>
          <w:lang w:val="en-US"/>
        </w:rPr>
        <w:t>Subscription Details</w:t>
      </w:r>
    </w:p>
    <w:p w14:paraId="1B9BFE53" w14:textId="401CB8EC" w:rsidR="001459AB" w:rsidRDefault="00CD522C" w:rsidP="007C4B00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Year </w:t>
      </w:r>
      <w:r w:rsidR="007C4B00">
        <w:rPr>
          <w:b/>
          <w:bCs/>
          <w:lang w:val="en-US"/>
        </w:rPr>
        <w:t xml:space="preserve">field </w:t>
      </w:r>
      <w:r>
        <w:rPr>
          <w:b/>
          <w:bCs/>
          <w:lang w:val="en-US"/>
        </w:rPr>
        <w:t>also selectable – default current year</w:t>
      </w:r>
    </w:p>
    <w:p w14:paraId="02A5EC3C" w14:textId="6F7C212C" w:rsidR="00CD522C" w:rsidRDefault="0058272A" w:rsidP="0058272A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Need to add the fields </w:t>
      </w:r>
      <w:r w:rsidR="00DB68A8">
        <w:rPr>
          <w:b/>
          <w:bCs/>
          <w:lang w:val="en-US"/>
        </w:rPr>
        <w:t>“</w:t>
      </w:r>
      <w:r w:rsidR="008C622C">
        <w:rPr>
          <w:b/>
          <w:bCs/>
          <w:lang w:val="en-US"/>
        </w:rPr>
        <w:t xml:space="preserve">Payment </w:t>
      </w:r>
      <w:proofErr w:type="gramStart"/>
      <w:r w:rsidR="008C622C">
        <w:rPr>
          <w:b/>
          <w:bCs/>
          <w:lang w:val="en-US"/>
        </w:rPr>
        <w:t>type :</w:t>
      </w:r>
      <w:proofErr w:type="gramEnd"/>
      <w:r w:rsidR="008C622C">
        <w:rPr>
          <w:b/>
          <w:bCs/>
          <w:lang w:val="en-US"/>
        </w:rPr>
        <w:t xml:space="preserve"> Days / Month / Year</w:t>
      </w:r>
      <w:r w:rsidR="00496623">
        <w:rPr>
          <w:b/>
          <w:bCs/>
          <w:lang w:val="en-US"/>
        </w:rPr>
        <w:t xml:space="preserve"> – selectable required this field in table </w:t>
      </w:r>
    </w:p>
    <w:p w14:paraId="43041C24" w14:textId="6E98CAFB" w:rsidR="009949F4" w:rsidRDefault="009949F4" w:rsidP="00DB68A8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days selected </w:t>
      </w:r>
      <w:r w:rsidR="00BF19C5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BF19C5">
        <w:rPr>
          <w:b/>
          <w:bCs/>
          <w:lang w:val="en-US"/>
        </w:rPr>
        <w:t xml:space="preserve">package amount should calculate based on start </w:t>
      </w:r>
      <w:proofErr w:type="gramStart"/>
      <w:r w:rsidR="00BF19C5">
        <w:rPr>
          <w:b/>
          <w:bCs/>
          <w:lang w:val="en-US"/>
        </w:rPr>
        <w:t>date</w:t>
      </w:r>
      <w:r w:rsidR="00DB68A8">
        <w:rPr>
          <w:b/>
          <w:bCs/>
          <w:lang w:val="en-US"/>
        </w:rPr>
        <w:t>(</w:t>
      </w:r>
      <w:proofErr w:type="gramEnd"/>
      <w:r w:rsidR="00DB68A8">
        <w:rPr>
          <w:b/>
          <w:bCs/>
          <w:lang w:val="en-US"/>
        </w:rPr>
        <w:t>current date default)</w:t>
      </w:r>
      <w:r w:rsidR="00BF19C5">
        <w:rPr>
          <w:b/>
          <w:bCs/>
          <w:lang w:val="en-US"/>
        </w:rPr>
        <w:t xml:space="preserve"> of current month to </w:t>
      </w:r>
      <w:r w:rsidR="00431BED">
        <w:rPr>
          <w:b/>
          <w:bCs/>
          <w:lang w:val="en-US"/>
        </w:rPr>
        <w:t>last date of current month</w:t>
      </w:r>
    </w:p>
    <w:p w14:paraId="5165993C" w14:textId="0F510215" w:rsidR="00145A75" w:rsidRDefault="00145A75" w:rsidP="00145A75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days selected – package amount should calculate based </w:t>
      </w:r>
      <w:r w:rsidR="000339D4">
        <w:rPr>
          <w:b/>
          <w:bCs/>
          <w:lang w:val="en-US"/>
        </w:rPr>
        <w:t>from</w:t>
      </w:r>
      <w:r>
        <w:rPr>
          <w:b/>
          <w:bCs/>
          <w:lang w:val="en-US"/>
        </w:rPr>
        <w:t xml:space="preserve"> start date </w:t>
      </w:r>
      <w:r w:rsidR="007F56B8">
        <w:rPr>
          <w:b/>
          <w:bCs/>
          <w:lang w:val="en-US"/>
        </w:rPr>
        <w:t xml:space="preserve">Must be </w:t>
      </w:r>
      <w:r>
        <w:rPr>
          <w:b/>
          <w:bCs/>
          <w:lang w:val="en-US"/>
        </w:rPr>
        <w:t xml:space="preserve">current </w:t>
      </w:r>
      <w:proofErr w:type="gramStart"/>
      <w:r>
        <w:rPr>
          <w:b/>
          <w:bCs/>
          <w:lang w:val="en-US"/>
        </w:rPr>
        <w:t xml:space="preserve">date </w:t>
      </w:r>
      <w:r w:rsidR="007F56B8">
        <w:rPr>
          <w:b/>
          <w:bCs/>
          <w:lang w:val="en-US"/>
        </w:rPr>
        <w:t xml:space="preserve"> </w:t>
      </w:r>
      <w:r w:rsidR="000339D4">
        <w:rPr>
          <w:b/>
          <w:bCs/>
          <w:lang w:val="en-US"/>
        </w:rPr>
        <w:t>t</w:t>
      </w:r>
      <w:r w:rsidR="00DF2CC7">
        <w:rPr>
          <w:b/>
          <w:bCs/>
          <w:lang w:val="en-US"/>
        </w:rPr>
        <w:t>o</w:t>
      </w:r>
      <w:proofErr w:type="gramEnd"/>
      <w:r w:rsidR="007F56B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last date of current month</w:t>
      </w:r>
    </w:p>
    <w:p w14:paraId="29AF92F4" w14:textId="794C0A22" w:rsidR="003307E7" w:rsidRDefault="003307E7" w:rsidP="00145A75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Number of days will show next to period </w:t>
      </w:r>
      <w:proofErr w:type="gramStart"/>
      <w:r>
        <w:rPr>
          <w:b/>
          <w:bCs/>
          <w:lang w:val="en-US"/>
        </w:rPr>
        <w:t>field  and</w:t>
      </w:r>
      <w:proofErr w:type="gramEnd"/>
      <w:r>
        <w:rPr>
          <w:b/>
          <w:bCs/>
          <w:lang w:val="en-US"/>
        </w:rPr>
        <w:t xml:space="preserve"> </w:t>
      </w:r>
      <w:r w:rsidR="001D5762">
        <w:rPr>
          <w:b/>
          <w:bCs/>
          <w:lang w:val="en-US"/>
        </w:rPr>
        <w:t>days count should show and display field</w:t>
      </w:r>
    </w:p>
    <w:p w14:paraId="7C24994C" w14:textId="2319E8A1" w:rsidR="000339D4" w:rsidRDefault="00D466F8" w:rsidP="000339D4">
      <w:pPr>
        <w:pStyle w:val="NoSpacing"/>
        <w:numPr>
          <w:ilvl w:val="0"/>
          <w:numId w:val="25"/>
        </w:numPr>
        <w:rPr>
          <w:b/>
          <w:bCs/>
        </w:rPr>
      </w:pPr>
      <w:r w:rsidRPr="00D466F8">
        <w:rPr>
          <w:b/>
          <w:bCs/>
        </w:rPr>
        <w:t>Payment Type</w:t>
      </w:r>
      <w:r>
        <w:rPr>
          <w:b/>
          <w:bCs/>
        </w:rPr>
        <w:t>- rename as “</w:t>
      </w:r>
      <w:r w:rsidR="003307E7">
        <w:rPr>
          <w:b/>
          <w:bCs/>
        </w:rPr>
        <w:t>Period”,</w:t>
      </w:r>
    </w:p>
    <w:p w14:paraId="39B3FFAD" w14:textId="77777777" w:rsidR="000339D4" w:rsidRDefault="000339D4" w:rsidP="000339D4">
      <w:pPr>
        <w:pStyle w:val="NoSpacing"/>
        <w:ind w:left="720"/>
        <w:rPr>
          <w:b/>
          <w:bCs/>
        </w:rPr>
      </w:pPr>
    </w:p>
    <w:p w14:paraId="25B2FC01" w14:textId="4231660B" w:rsidR="003031DD" w:rsidRDefault="00667840" w:rsidP="000339D4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Month </w:t>
      </w:r>
      <w:proofErr w:type="gramStart"/>
      <w:r>
        <w:rPr>
          <w:b/>
          <w:bCs/>
          <w:lang w:val="en-US"/>
        </w:rPr>
        <w:t>selected ,</w:t>
      </w:r>
      <w:proofErr w:type="gramEnd"/>
      <w:r>
        <w:rPr>
          <w:b/>
          <w:bCs/>
          <w:lang w:val="en-US"/>
        </w:rPr>
        <w:t xml:space="preserve"> need </w:t>
      </w:r>
      <w:r w:rsidR="00C21799">
        <w:rPr>
          <w:b/>
          <w:bCs/>
          <w:lang w:val="en-US"/>
        </w:rPr>
        <w:t>to show a new field</w:t>
      </w:r>
      <w:r>
        <w:rPr>
          <w:b/>
          <w:bCs/>
          <w:lang w:val="en-US"/>
        </w:rPr>
        <w:t xml:space="preserve"> </w:t>
      </w:r>
      <w:r w:rsidR="00D75851">
        <w:rPr>
          <w:b/>
          <w:bCs/>
          <w:lang w:val="en-US"/>
        </w:rPr>
        <w:t>drop down “Select No of Month” from 1 to 12</w:t>
      </w:r>
      <w:r w:rsidR="00CD0B51">
        <w:rPr>
          <w:b/>
          <w:bCs/>
          <w:lang w:val="en-US"/>
        </w:rPr>
        <w:t xml:space="preserve">, </w:t>
      </w:r>
      <w:r w:rsidR="00F967C9">
        <w:rPr>
          <w:b/>
          <w:bCs/>
          <w:lang w:val="en-US"/>
        </w:rPr>
        <w:t>start date must be current month 1</w:t>
      </w:r>
      <w:r w:rsidR="00F967C9" w:rsidRPr="00F967C9">
        <w:rPr>
          <w:b/>
          <w:bCs/>
          <w:vertAlign w:val="superscript"/>
          <w:lang w:val="en-US"/>
        </w:rPr>
        <w:t>st</w:t>
      </w:r>
      <w:r w:rsidR="00F967C9">
        <w:rPr>
          <w:b/>
          <w:bCs/>
          <w:lang w:val="en-US"/>
        </w:rPr>
        <w:t xml:space="preserve"> date or user selectable but that must 1date of any month and expiry </w:t>
      </w:r>
      <w:r w:rsidR="005539D2">
        <w:rPr>
          <w:b/>
          <w:bCs/>
          <w:lang w:val="en-US"/>
        </w:rPr>
        <w:t xml:space="preserve">date based on number of </w:t>
      </w:r>
      <w:proofErr w:type="gramStart"/>
      <w:r w:rsidR="005539D2">
        <w:rPr>
          <w:b/>
          <w:bCs/>
          <w:lang w:val="en-US"/>
        </w:rPr>
        <w:t>month</w:t>
      </w:r>
      <w:proofErr w:type="gramEnd"/>
      <w:r w:rsidR="005539D2">
        <w:rPr>
          <w:b/>
          <w:bCs/>
          <w:lang w:val="en-US"/>
        </w:rPr>
        <w:t xml:space="preserve"> </w:t>
      </w:r>
      <w:r w:rsidR="00A566E0">
        <w:rPr>
          <w:b/>
          <w:bCs/>
          <w:lang w:val="en-US"/>
        </w:rPr>
        <w:t>selected auto calculation,</w:t>
      </w:r>
    </w:p>
    <w:p w14:paraId="36AC41BC" w14:textId="5730CDF7" w:rsidR="001C5979" w:rsidRDefault="001C5979" w:rsidP="00807E3E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Year </w:t>
      </w:r>
      <w:proofErr w:type="gramStart"/>
      <w:r>
        <w:rPr>
          <w:b/>
          <w:bCs/>
          <w:lang w:val="en-US"/>
        </w:rPr>
        <w:t>selected ,</w:t>
      </w:r>
      <w:proofErr w:type="gramEnd"/>
      <w:r>
        <w:rPr>
          <w:b/>
          <w:bCs/>
          <w:lang w:val="en-US"/>
        </w:rPr>
        <w:t xml:space="preserve"> need a drop down “Select No of Year” from 1 to 12, start date must be current month 1</w:t>
      </w:r>
      <w:r w:rsidRPr="00F967C9">
        <w:rPr>
          <w:b/>
          <w:bCs/>
          <w:vertAlign w:val="superscript"/>
          <w:lang w:val="en-US"/>
        </w:rPr>
        <w:t>st</w:t>
      </w:r>
      <w:r>
        <w:rPr>
          <w:b/>
          <w:bCs/>
          <w:lang w:val="en-US"/>
        </w:rPr>
        <w:t xml:space="preserve"> date or user selectable but that must 1date of any month and expiry date based on number of </w:t>
      </w:r>
      <w:r w:rsidR="00CE631F">
        <w:rPr>
          <w:b/>
          <w:bCs/>
          <w:lang w:val="en-US"/>
        </w:rPr>
        <w:t>year</w:t>
      </w:r>
      <w:r>
        <w:rPr>
          <w:b/>
          <w:bCs/>
          <w:lang w:val="en-US"/>
        </w:rPr>
        <w:t xml:space="preserve"> selected auto calculation,</w:t>
      </w:r>
    </w:p>
    <w:p w14:paraId="47EBE46E" w14:textId="0014F1E6" w:rsidR="00F84A2A" w:rsidRDefault="00F84A2A" w:rsidP="00807E3E">
      <w:pPr>
        <w:pStyle w:val="NoSpacing"/>
        <w:numPr>
          <w:ilvl w:val="0"/>
          <w:numId w:val="25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Expiry date should be on above selection </w:t>
      </w:r>
    </w:p>
    <w:p w14:paraId="470B256B" w14:textId="77777777" w:rsidR="00C200FE" w:rsidRDefault="00C200FE" w:rsidP="00C200FE">
      <w:pPr>
        <w:pStyle w:val="NoSpacing"/>
        <w:ind w:left="360"/>
        <w:rPr>
          <w:b/>
          <w:bCs/>
          <w:lang w:val="en-US"/>
        </w:rPr>
      </w:pPr>
    </w:p>
    <w:p w14:paraId="5B336F76" w14:textId="05E6B650" w:rsidR="00C200FE" w:rsidRDefault="00C200FE" w:rsidP="00C200FE">
      <w:pPr>
        <w:pStyle w:val="NoSpacing"/>
        <w:ind w:left="360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.If</w:t>
      </w:r>
      <w:proofErr w:type="gramEnd"/>
      <w:r>
        <w:rPr>
          <w:b/>
          <w:bCs/>
          <w:lang w:val="en-US"/>
        </w:rPr>
        <w:t xml:space="preserve"> select Month or Year – </w:t>
      </w:r>
      <w:r w:rsidR="008D5202" w:rsidRPr="008D5202">
        <w:rPr>
          <w:b/>
          <w:bCs/>
        </w:rPr>
        <w:t xml:space="preserve">Expiry </w:t>
      </w:r>
      <w:proofErr w:type="gramStart"/>
      <w:r w:rsidR="008D5202" w:rsidRPr="008D5202">
        <w:rPr>
          <w:b/>
          <w:bCs/>
        </w:rPr>
        <w:t>Date</w:t>
      </w:r>
      <w:r w:rsidR="008D5202">
        <w:rPr>
          <w:b/>
          <w:bCs/>
        </w:rPr>
        <w:t xml:space="preserve">  did</w:t>
      </w:r>
      <w:proofErr w:type="gramEnd"/>
      <w:r w:rsidR="008D5202">
        <w:rPr>
          <w:b/>
          <w:bCs/>
        </w:rPr>
        <w:t xml:space="preserve"> not fetch </w:t>
      </w:r>
      <w:r w:rsidR="00B160FB">
        <w:rPr>
          <w:b/>
          <w:bCs/>
        </w:rPr>
        <w:t xml:space="preserve">correct last date of the month, it’s calculation 30 instead of 31 of that </w:t>
      </w:r>
      <w:proofErr w:type="gramStart"/>
      <w:r w:rsidR="00B160FB">
        <w:rPr>
          <w:b/>
          <w:bCs/>
        </w:rPr>
        <w:t>month</w:t>
      </w:r>
      <w:proofErr w:type="gramEnd"/>
    </w:p>
    <w:p w14:paraId="2B3F4E51" w14:textId="77777777" w:rsidR="001C5979" w:rsidRDefault="001C5979" w:rsidP="002642C4">
      <w:pPr>
        <w:pStyle w:val="NoSpacing"/>
        <w:rPr>
          <w:b/>
          <w:bCs/>
          <w:lang w:val="en-US"/>
        </w:rPr>
      </w:pPr>
    </w:p>
    <w:p w14:paraId="51653A17" w14:textId="39F627B5" w:rsidR="004729B2" w:rsidRDefault="003031DD" w:rsidP="00105517">
      <w:pPr>
        <w:pStyle w:val="NoSpacing"/>
        <w:numPr>
          <w:ilvl w:val="0"/>
          <w:numId w:val="25"/>
        </w:numPr>
        <w:rPr>
          <w:b/>
          <w:bCs/>
        </w:rPr>
      </w:pPr>
      <w:r w:rsidRPr="003031DD">
        <w:rPr>
          <w:b/>
          <w:bCs/>
        </w:rPr>
        <w:t>Subscription Amount</w:t>
      </w:r>
      <w:r>
        <w:rPr>
          <w:b/>
          <w:bCs/>
        </w:rPr>
        <w:t xml:space="preserve"> – display based on the period</w:t>
      </w:r>
    </w:p>
    <w:p w14:paraId="775E0510" w14:textId="2CB984CB" w:rsidR="00EC475D" w:rsidRDefault="00EC475D" w:rsidP="002642C4">
      <w:pPr>
        <w:pStyle w:val="NoSpacing"/>
        <w:rPr>
          <w:b/>
          <w:bCs/>
        </w:rPr>
      </w:pPr>
      <w:r>
        <w:rPr>
          <w:b/>
          <w:bCs/>
        </w:rPr>
        <w:t>Subscription status – Unpaid /Paid – default unpaid</w:t>
      </w:r>
      <w:r w:rsidR="00266F88">
        <w:rPr>
          <w:b/>
          <w:bCs/>
        </w:rPr>
        <w:t>, if not admin unpaid display field</w:t>
      </w:r>
    </w:p>
    <w:p w14:paraId="766F7E93" w14:textId="77777777" w:rsidR="00266F88" w:rsidRDefault="00266F88" w:rsidP="002642C4">
      <w:pPr>
        <w:pStyle w:val="NoSpacing"/>
        <w:rPr>
          <w:b/>
          <w:bCs/>
        </w:rPr>
      </w:pPr>
    </w:p>
    <w:p w14:paraId="788BCFA8" w14:textId="3F8EA759" w:rsidR="00266F88" w:rsidRDefault="00266F88" w:rsidP="002642C4">
      <w:pPr>
        <w:pStyle w:val="NoSpacing"/>
        <w:rPr>
          <w:b/>
          <w:bCs/>
        </w:rPr>
      </w:pPr>
      <w:r>
        <w:rPr>
          <w:b/>
          <w:bCs/>
        </w:rPr>
        <w:t xml:space="preserve">As per previous – instruction that should be </w:t>
      </w:r>
      <w:r w:rsidR="00072395">
        <w:rPr>
          <w:b/>
          <w:bCs/>
        </w:rPr>
        <w:t xml:space="preserve">listed in payment pending list </w:t>
      </w:r>
    </w:p>
    <w:p w14:paraId="47152286" w14:textId="77777777" w:rsidR="002206AC" w:rsidRDefault="002206AC" w:rsidP="002642C4">
      <w:pPr>
        <w:pStyle w:val="NoSpacing"/>
        <w:rPr>
          <w:b/>
          <w:bCs/>
        </w:rPr>
      </w:pPr>
    </w:p>
    <w:p w14:paraId="3A9C6D3C" w14:textId="481BA0BD" w:rsidR="008C29DD" w:rsidRDefault="008C29DD" w:rsidP="002642C4">
      <w:pPr>
        <w:pStyle w:val="NoSpacing"/>
        <w:rPr>
          <w:b/>
          <w:bCs/>
        </w:rPr>
      </w:pPr>
      <w:r>
        <w:rPr>
          <w:b/>
          <w:bCs/>
        </w:rPr>
        <w:t>10-07-2026</w:t>
      </w:r>
    </w:p>
    <w:p w14:paraId="293DB448" w14:textId="77777777" w:rsidR="00C70CED" w:rsidRPr="00C70CED" w:rsidRDefault="00C70CED" w:rsidP="00C70CED">
      <w:pPr>
        <w:pStyle w:val="NoSpacing"/>
        <w:rPr>
          <w:b/>
          <w:bCs/>
          <w:lang w:val="en-US"/>
        </w:rPr>
      </w:pPr>
      <w:r w:rsidRPr="00C70CED">
        <w:rPr>
          <w:b/>
          <w:bCs/>
          <w:lang w:val="en-US"/>
        </w:rPr>
        <w:t>Add STB Details</w:t>
      </w:r>
    </w:p>
    <w:p w14:paraId="217603FB" w14:textId="77777777" w:rsidR="002206AC" w:rsidRDefault="002206AC" w:rsidP="002642C4">
      <w:pPr>
        <w:pStyle w:val="NoSpacing"/>
        <w:rPr>
          <w:b/>
          <w:bCs/>
        </w:rPr>
      </w:pPr>
    </w:p>
    <w:p w14:paraId="1AF5447C" w14:textId="034809E2" w:rsidR="002206AC" w:rsidRDefault="002206AC" w:rsidP="002642C4">
      <w:pPr>
        <w:pStyle w:val="NoSpacing"/>
        <w:rPr>
          <w:b/>
          <w:bCs/>
        </w:rPr>
      </w:pPr>
      <w:r w:rsidRPr="002206AC">
        <w:rPr>
          <w:b/>
          <w:bCs/>
        </w:rPr>
        <w:t>Current STB Number</w:t>
      </w:r>
    </w:p>
    <w:p w14:paraId="3E2F108B" w14:textId="40530FA9" w:rsidR="00C70CED" w:rsidRDefault="00806410" w:rsidP="002642C4">
      <w:pPr>
        <w:pStyle w:val="NoSpacing"/>
        <w:rPr>
          <w:b/>
          <w:bCs/>
        </w:rPr>
      </w:pPr>
      <w:r>
        <w:rPr>
          <w:b/>
          <w:bCs/>
        </w:rPr>
        <w:t>Update</w:t>
      </w:r>
      <w:r w:rsidR="001A3DFB">
        <w:rPr>
          <w:b/>
          <w:bCs/>
        </w:rPr>
        <w:t>d</w:t>
      </w:r>
      <w:r>
        <w:rPr>
          <w:b/>
          <w:bCs/>
        </w:rPr>
        <w:t xml:space="preserve"> </w:t>
      </w:r>
      <w:r w:rsidR="001A3DFB">
        <w:rPr>
          <w:b/>
          <w:bCs/>
        </w:rPr>
        <w:t>Date</w:t>
      </w:r>
    </w:p>
    <w:p w14:paraId="70425CC5" w14:textId="77777777" w:rsidR="008C29DD" w:rsidRDefault="00DF089D" w:rsidP="008C29DD">
      <w:pPr>
        <w:pStyle w:val="NoSpacing"/>
        <w:rPr>
          <w:b/>
          <w:bCs/>
        </w:rPr>
      </w:pPr>
      <w:r>
        <w:rPr>
          <w:b/>
          <w:bCs/>
        </w:rPr>
        <w:t>Reason</w:t>
      </w:r>
      <w:r w:rsidR="001A3DFB">
        <w:rPr>
          <w:b/>
          <w:bCs/>
        </w:rPr>
        <w:t xml:space="preserve"> – select</w:t>
      </w:r>
      <w:r w:rsidR="00DB631E">
        <w:rPr>
          <w:b/>
          <w:bCs/>
        </w:rPr>
        <w:t xml:space="preserve"> </w:t>
      </w:r>
    </w:p>
    <w:p w14:paraId="5BFA0867" w14:textId="5A26DCC8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 xml:space="preserve">  </w:t>
      </w:r>
      <w:r>
        <w:rPr>
          <w:b/>
          <w:bCs/>
          <w:lang w:val="en-US"/>
        </w:rPr>
        <w:t>Reactivate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22213994" w14:textId="76A479D8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 xml:space="preserve">  </w:t>
      </w:r>
      <w:r w:rsidR="00E747FC">
        <w:rPr>
          <w:b/>
          <w:bCs/>
          <w:lang w:val="en-US"/>
        </w:rPr>
        <w:t>Replaced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6FAA944A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Upgrade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7E07DD8E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Replace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0ECB8866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Fault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313C759E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Broken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7778E997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lastRenderedPageBreak/>
        <w:t>  Burnt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74A632B9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Disconnect</w:t>
      </w:r>
      <w:proofErr w:type="gramEnd"/>
      <w:r w:rsidRPr="008C29DD">
        <w:rPr>
          <w:b/>
          <w:bCs/>
          <w:lang w:val="en-US"/>
        </w:rPr>
        <w:t xml:space="preserve"> </w:t>
      </w:r>
    </w:p>
    <w:p w14:paraId="26F4E090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Location</w:t>
      </w:r>
      <w:proofErr w:type="gramEnd"/>
      <w:r w:rsidRPr="008C29DD">
        <w:rPr>
          <w:b/>
          <w:bCs/>
          <w:lang w:val="en-US"/>
        </w:rPr>
        <w:t xml:space="preserve"> Shifted </w:t>
      </w:r>
    </w:p>
    <w:p w14:paraId="1B57C9CF" w14:textId="77777777" w:rsidR="008C29DD" w:rsidRPr="008C29DD" w:rsidRDefault="008C29DD" w:rsidP="008C29DD">
      <w:pPr>
        <w:pStyle w:val="NoSpacing"/>
        <w:rPr>
          <w:b/>
          <w:bCs/>
          <w:lang w:val="en-US"/>
        </w:rPr>
      </w:pPr>
      <w:proofErr w:type="gramStart"/>
      <w:r w:rsidRPr="008C29DD">
        <w:rPr>
          <w:b/>
          <w:bCs/>
          <w:lang w:val="en-US"/>
        </w:rPr>
        <w:t>  STB</w:t>
      </w:r>
      <w:proofErr w:type="gramEnd"/>
      <w:r w:rsidRPr="008C29DD">
        <w:rPr>
          <w:b/>
          <w:bCs/>
          <w:lang w:val="en-US"/>
        </w:rPr>
        <w:t xml:space="preserve"> Lost </w:t>
      </w:r>
    </w:p>
    <w:p w14:paraId="2570808B" w14:textId="11E5C758" w:rsidR="001A3DFB" w:rsidRDefault="008C29DD" w:rsidP="008C29DD">
      <w:pPr>
        <w:pStyle w:val="NoSpacing"/>
        <w:rPr>
          <w:b/>
          <w:bCs/>
        </w:rPr>
      </w:pPr>
      <w:proofErr w:type="gramStart"/>
      <w:r w:rsidRPr="008C29DD">
        <w:rPr>
          <w:b/>
          <w:bCs/>
          <w:lang w:val="en-US"/>
        </w:rPr>
        <w:t>  Outstation</w:t>
      </w:r>
      <w:proofErr w:type="gramEnd"/>
      <w:r w:rsidR="00E31D53">
        <w:rPr>
          <w:b/>
          <w:bCs/>
        </w:rPr>
        <w:t xml:space="preserve"> (static </w:t>
      </w:r>
      <w:proofErr w:type="gramStart"/>
      <w:r w:rsidR="00E31D53">
        <w:rPr>
          <w:b/>
          <w:bCs/>
        </w:rPr>
        <w:t>drop down</w:t>
      </w:r>
      <w:proofErr w:type="gramEnd"/>
      <w:r w:rsidR="00E31D53">
        <w:rPr>
          <w:b/>
          <w:bCs/>
        </w:rPr>
        <w:t xml:space="preserve"> selection)</w:t>
      </w:r>
    </w:p>
    <w:p w14:paraId="631F841E" w14:textId="4354A177" w:rsidR="00A93E1B" w:rsidRDefault="00DF089D" w:rsidP="002642C4">
      <w:pPr>
        <w:pStyle w:val="NoSpacing"/>
        <w:rPr>
          <w:b/>
          <w:bCs/>
        </w:rPr>
      </w:pPr>
      <w:r>
        <w:rPr>
          <w:b/>
          <w:bCs/>
        </w:rPr>
        <w:t>Remarks</w:t>
      </w:r>
      <w:r w:rsidR="00A93E1B">
        <w:rPr>
          <w:b/>
          <w:bCs/>
        </w:rPr>
        <w:t xml:space="preserve"> – User </w:t>
      </w:r>
      <w:proofErr w:type="gramStart"/>
      <w:r w:rsidR="00A93E1B">
        <w:rPr>
          <w:b/>
          <w:bCs/>
        </w:rPr>
        <w:t>Enterable  Max</w:t>
      </w:r>
      <w:proofErr w:type="gramEnd"/>
      <w:r w:rsidR="00A93E1B">
        <w:rPr>
          <w:b/>
          <w:bCs/>
        </w:rPr>
        <w:t xml:space="preserve"> 500 </w:t>
      </w:r>
      <w:proofErr w:type="spellStart"/>
      <w:r w:rsidR="00A93E1B">
        <w:rPr>
          <w:b/>
          <w:bCs/>
        </w:rPr>
        <w:t>charactors</w:t>
      </w:r>
      <w:proofErr w:type="spellEnd"/>
    </w:p>
    <w:p w14:paraId="60940F17" w14:textId="2A320692" w:rsidR="005D0341" w:rsidRDefault="004D1471" w:rsidP="002642C4">
      <w:pPr>
        <w:pStyle w:val="NoSpacing"/>
        <w:rPr>
          <w:b/>
          <w:bCs/>
        </w:rPr>
      </w:pPr>
      <w:r>
        <w:rPr>
          <w:b/>
          <w:bCs/>
        </w:rPr>
        <w:t>Installed</w:t>
      </w:r>
      <w:r w:rsidR="000118E7">
        <w:rPr>
          <w:b/>
          <w:bCs/>
        </w:rPr>
        <w:t>/Attended</w:t>
      </w:r>
      <w:r w:rsidR="005D0341">
        <w:rPr>
          <w:b/>
          <w:bCs/>
        </w:rPr>
        <w:t xml:space="preserve"> By: </w:t>
      </w:r>
      <w:r w:rsidR="00E4728C">
        <w:rPr>
          <w:b/>
          <w:bCs/>
        </w:rPr>
        <w:t xml:space="preserve">admin only can </w:t>
      </w:r>
      <w:r w:rsidR="00A41AF6">
        <w:rPr>
          <w:b/>
          <w:bCs/>
        </w:rPr>
        <w:t xml:space="preserve">choose the </w:t>
      </w:r>
      <w:r w:rsidR="00B27104">
        <w:rPr>
          <w:b/>
          <w:bCs/>
        </w:rPr>
        <w:t xml:space="preserve">name, if </w:t>
      </w:r>
      <w:r w:rsidR="006429F1">
        <w:rPr>
          <w:b/>
          <w:bCs/>
        </w:rPr>
        <w:t xml:space="preserve">not admin should record the name of the logged in user name which mapped with employee </w:t>
      </w:r>
    </w:p>
    <w:p w14:paraId="2B426BAA" w14:textId="77777777" w:rsidR="004A583A" w:rsidRDefault="004A583A" w:rsidP="002642C4">
      <w:pPr>
        <w:pStyle w:val="NoSpacing"/>
        <w:rPr>
          <w:b/>
          <w:bCs/>
        </w:rPr>
      </w:pPr>
    </w:p>
    <w:p w14:paraId="451971E2" w14:textId="63432AFF" w:rsidR="00E31D53" w:rsidRDefault="00E31D53" w:rsidP="002642C4">
      <w:pPr>
        <w:pStyle w:val="NoSpacing"/>
        <w:rPr>
          <w:b/>
          <w:bCs/>
        </w:rPr>
      </w:pPr>
      <w:r>
        <w:rPr>
          <w:b/>
          <w:bCs/>
        </w:rPr>
        <w:t xml:space="preserve">If </w:t>
      </w:r>
      <w:r w:rsidR="00FD4032">
        <w:rPr>
          <w:b/>
          <w:bCs/>
        </w:rPr>
        <w:t xml:space="preserve">Reason is </w:t>
      </w:r>
      <w:r w:rsidR="00B81082">
        <w:rPr>
          <w:b/>
          <w:bCs/>
        </w:rPr>
        <w:t xml:space="preserve">“Replaced” only allow to </w:t>
      </w:r>
      <w:r w:rsidR="00E23A31">
        <w:rPr>
          <w:b/>
          <w:bCs/>
        </w:rPr>
        <w:t xml:space="preserve">show below fields and widgets, if other reason select did not show any of below, </w:t>
      </w:r>
    </w:p>
    <w:p w14:paraId="7B253AB3" w14:textId="08928EBD" w:rsidR="003F5E05" w:rsidRDefault="003F5E05" w:rsidP="002642C4">
      <w:pPr>
        <w:pStyle w:val="NoSpacing"/>
        <w:rPr>
          <w:b/>
          <w:bCs/>
        </w:rPr>
      </w:pPr>
      <w:r w:rsidRPr="003F5E05">
        <w:rPr>
          <w:b/>
          <w:bCs/>
        </w:rPr>
        <w:t>STB Type</w:t>
      </w:r>
    </w:p>
    <w:p w14:paraId="2502F39B" w14:textId="0EDDE4A1" w:rsidR="003F5E05" w:rsidRDefault="003F5E05" w:rsidP="002642C4">
      <w:pPr>
        <w:pStyle w:val="NoSpacing"/>
        <w:rPr>
          <w:b/>
          <w:bCs/>
        </w:rPr>
      </w:pPr>
      <w:r w:rsidRPr="003F5E05">
        <w:rPr>
          <w:b/>
          <w:bCs/>
        </w:rPr>
        <w:t>New STB Number</w:t>
      </w:r>
    </w:p>
    <w:p w14:paraId="440651CB" w14:textId="42DAE338" w:rsidR="003F5E05" w:rsidRDefault="003F5E05" w:rsidP="002642C4">
      <w:pPr>
        <w:pStyle w:val="NoSpacing"/>
        <w:rPr>
          <w:b/>
          <w:bCs/>
        </w:rPr>
      </w:pPr>
      <w:r w:rsidRPr="003F5E05">
        <w:rPr>
          <w:b/>
          <w:bCs/>
        </w:rPr>
        <w:t>Selected STB Number</w:t>
      </w:r>
    </w:p>
    <w:p w14:paraId="5AED80A5" w14:textId="0BCC3636" w:rsidR="00492A86" w:rsidRDefault="00492A86" w:rsidP="002642C4">
      <w:pPr>
        <w:pStyle w:val="NoSpacing"/>
        <w:rPr>
          <w:b/>
          <w:bCs/>
        </w:rPr>
      </w:pPr>
      <w:r w:rsidRPr="00492A86">
        <w:rPr>
          <w:b/>
          <w:bCs/>
        </w:rPr>
        <w:t>STB Amount</w:t>
      </w:r>
    </w:p>
    <w:p w14:paraId="1E820579" w14:textId="5617E9F3" w:rsidR="00E27A2B" w:rsidRDefault="00E27A2B" w:rsidP="002642C4">
      <w:pPr>
        <w:pStyle w:val="NoSpacing"/>
        <w:rPr>
          <w:b/>
          <w:bCs/>
        </w:rPr>
      </w:pPr>
      <w:r w:rsidRPr="00E27A2B">
        <w:rPr>
          <w:b/>
          <w:bCs/>
        </w:rPr>
        <w:t>STB Discount</w:t>
      </w:r>
    </w:p>
    <w:p w14:paraId="26501B79" w14:textId="23E7C255" w:rsidR="00CE6856" w:rsidRDefault="00CE6856" w:rsidP="002642C4">
      <w:pPr>
        <w:pStyle w:val="NoSpacing"/>
        <w:rPr>
          <w:b/>
          <w:bCs/>
        </w:rPr>
      </w:pPr>
      <w:r>
        <w:rPr>
          <w:b/>
          <w:bCs/>
        </w:rPr>
        <w:t>Labor/ Service charge</w:t>
      </w:r>
    </w:p>
    <w:p w14:paraId="403A2689" w14:textId="5CC638F6" w:rsidR="008628C4" w:rsidRDefault="005C63D0" w:rsidP="002642C4">
      <w:pPr>
        <w:pStyle w:val="NoSpacing"/>
        <w:rPr>
          <w:b/>
          <w:bCs/>
        </w:rPr>
      </w:pPr>
      <w:r w:rsidRPr="005C63D0">
        <w:rPr>
          <w:b/>
          <w:bCs/>
        </w:rPr>
        <w:t>New STB Status</w:t>
      </w:r>
      <w:r w:rsidR="008628C4">
        <w:rPr>
          <w:b/>
          <w:bCs/>
        </w:rPr>
        <w:t xml:space="preserve"> – last should show </w:t>
      </w:r>
      <w:proofErr w:type="gramStart"/>
      <w:r w:rsidR="008628C4">
        <w:rPr>
          <w:b/>
          <w:bCs/>
        </w:rPr>
        <w:t>there ,</w:t>
      </w:r>
      <w:proofErr w:type="gramEnd"/>
      <w:r w:rsidR="008628C4">
        <w:rPr>
          <w:b/>
          <w:bCs/>
        </w:rPr>
        <w:t xml:space="preserve"> if re</w:t>
      </w:r>
      <w:r w:rsidR="00AB5943">
        <w:rPr>
          <w:b/>
          <w:bCs/>
        </w:rPr>
        <w:t xml:space="preserve">placed </w:t>
      </w:r>
      <w:proofErr w:type="gramStart"/>
      <w:r w:rsidR="00AB5943">
        <w:rPr>
          <w:b/>
          <w:bCs/>
        </w:rPr>
        <w:t xml:space="preserve">selected  </w:t>
      </w:r>
      <w:r w:rsidR="00AB5943" w:rsidRPr="005C63D0">
        <w:rPr>
          <w:b/>
          <w:bCs/>
        </w:rPr>
        <w:t>New</w:t>
      </w:r>
      <w:proofErr w:type="gramEnd"/>
      <w:r w:rsidR="00AB5943" w:rsidRPr="005C63D0">
        <w:rPr>
          <w:b/>
          <w:bCs/>
        </w:rPr>
        <w:t xml:space="preserve"> STB Status</w:t>
      </w:r>
      <w:r w:rsidR="00AB5943">
        <w:rPr>
          <w:b/>
          <w:bCs/>
        </w:rPr>
        <w:t xml:space="preserve"> should be active</w:t>
      </w:r>
      <w:r w:rsidR="007F7980">
        <w:rPr>
          <w:b/>
          <w:bCs/>
        </w:rPr>
        <w:t>, change</w:t>
      </w:r>
      <w:r w:rsidR="00AB5943">
        <w:rPr>
          <w:b/>
          <w:bCs/>
        </w:rPr>
        <w:t xml:space="preserve"> </w:t>
      </w:r>
      <w:proofErr w:type="gramStart"/>
      <w:r w:rsidR="00AB5943">
        <w:rPr>
          <w:b/>
          <w:bCs/>
        </w:rPr>
        <w:t>a</w:t>
      </w:r>
      <w:r w:rsidR="007F7980">
        <w:rPr>
          <w:b/>
          <w:bCs/>
        </w:rPr>
        <w:t>utomatically ,</w:t>
      </w:r>
      <w:proofErr w:type="gramEnd"/>
      <w:r w:rsidR="007F7980">
        <w:rPr>
          <w:b/>
          <w:bCs/>
        </w:rPr>
        <w:t xml:space="preserve"> if other selection </w:t>
      </w:r>
      <w:r w:rsidR="008673D2">
        <w:rPr>
          <w:b/>
          <w:bCs/>
        </w:rPr>
        <w:t>should be Disc</w:t>
      </w:r>
      <w:r w:rsidR="00F8632D">
        <w:rPr>
          <w:b/>
          <w:bCs/>
        </w:rPr>
        <w:t xml:space="preserve">onnect status </w:t>
      </w:r>
      <w:proofErr w:type="gramStart"/>
      <w:r w:rsidR="00F8632D">
        <w:rPr>
          <w:b/>
          <w:bCs/>
        </w:rPr>
        <w:t>maintain ,</w:t>
      </w:r>
      <w:proofErr w:type="gramEnd"/>
      <w:r w:rsidR="00F8632D">
        <w:rPr>
          <w:b/>
          <w:bCs/>
        </w:rPr>
        <w:t xml:space="preserve"> if want admin can change in the drop down select option</w:t>
      </w:r>
    </w:p>
    <w:p w14:paraId="1E5E34A9" w14:textId="77777777" w:rsidR="008628C4" w:rsidRDefault="008628C4" w:rsidP="002642C4">
      <w:pPr>
        <w:pStyle w:val="NoSpacing"/>
        <w:rPr>
          <w:b/>
          <w:bCs/>
        </w:rPr>
      </w:pPr>
    </w:p>
    <w:p w14:paraId="0D7F9D56" w14:textId="1DCFCAE1" w:rsidR="00F12C1E" w:rsidRDefault="00313BF7" w:rsidP="002642C4">
      <w:pPr>
        <w:pStyle w:val="NoSpacing"/>
        <w:rPr>
          <w:b/>
          <w:bCs/>
          <w:lang w:val="en-US"/>
        </w:rPr>
      </w:pPr>
      <w:r w:rsidRPr="00313BF7">
        <w:rPr>
          <w:b/>
          <w:bCs/>
          <w:lang w:val="en-US"/>
        </w:rPr>
        <w:t>Accessories</w:t>
      </w:r>
      <w:r>
        <w:rPr>
          <w:b/>
          <w:bCs/>
          <w:lang w:val="en-US"/>
        </w:rPr>
        <w:t>- widget required</w:t>
      </w:r>
    </w:p>
    <w:p w14:paraId="2CCA32ED" w14:textId="77777777" w:rsidR="004A583A" w:rsidRPr="003F4DCC" w:rsidRDefault="004A583A" w:rsidP="004A583A">
      <w:pPr>
        <w:pStyle w:val="NoSpacing"/>
        <w:rPr>
          <w:b/>
          <w:bCs/>
          <w:lang w:val="en-US"/>
        </w:rPr>
      </w:pPr>
      <w:r w:rsidRPr="004A583A">
        <w:rPr>
          <w:b/>
          <w:bCs/>
          <w:lang w:val="en-US"/>
        </w:rPr>
        <w:t>Additional Info</w:t>
      </w:r>
      <w:r>
        <w:rPr>
          <w:b/>
          <w:bCs/>
          <w:lang w:val="en-US"/>
        </w:rPr>
        <w:t>- section</w:t>
      </w:r>
    </w:p>
    <w:p w14:paraId="6168BA6C" w14:textId="77777777" w:rsidR="004A583A" w:rsidRDefault="004A583A" w:rsidP="004A583A">
      <w:pPr>
        <w:pStyle w:val="NoSpacing"/>
        <w:rPr>
          <w:b/>
          <w:bCs/>
        </w:rPr>
      </w:pPr>
      <w:r w:rsidRPr="004A583A">
        <w:rPr>
          <w:b/>
          <w:bCs/>
        </w:rPr>
        <w:t>Customer Paid</w:t>
      </w:r>
    </w:p>
    <w:p w14:paraId="4DB033AF" w14:textId="7BBB9038" w:rsidR="00FD4032" w:rsidRDefault="004A583A" w:rsidP="004A583A">
      <w:pPr>
        <w:pStyle w:val="NoSpacing"/>
        <w:rPr>
          <w:b/>
          <w:bCs/>
        </w:rPr>
      </w:pPr>
      <w:r w:rsidRPr="004A583A">
        <w:rPr>
          <w:b/>
          <w:bCs/>
        </w:rPr>
        <w:t>Balance</w:t>
      </w:r>
      <w:r w:rsidR="00FD4032">
        <w:rPr>
          <w:b/>
          <w:bCs/>
        </w:rPr>
        <w:t xml:space="preserve"> </w:t>
      </w:r>
    </w:p>
    <w:p w14:paraId="190673D9" w14:textId="4E5333D6" w:rsidR="004A583A" w:rsidRPr="004A583A" w:rsidRDefault="004A583A" w:rsidP="004A583A">
      <w:pPr>
        <w:pStyle w:val="NoSpacing"/>
        <w:rPr>
          <w:b/>
          <w:bCs/>
          <w:lang w:val="en-US"/>
        </w:rPr>
      </w:pPr>
      <w:r w:rsidRPr="004A583A">
        <w:rPr>
          <w:b/>
          <w:bCs/>
        </w:rPr>
        <w:t>Overall Discount</w:t>
      </w:r>
    </w:p>
    <w:p w14:paraId="7AF0369D" w14:textId="77777777" w:rsidR="003F4DCC" w:rsidRDefault="003F4DCC" w:rsidP="002642C4">
      <w:pPr>
        <w:pStyle w:val="NoSpacing"/>
        <w:rPr>
          <w:b/>
          <w:bCs/>
          <w:lang w:val="en-US"/>
        </w:rPr>
      </w:pPr>
    </w:p>
    <w:p w14:paraId="05BC7637" w14:textId="44CAD09C" w:rsidR="003F4DCC" w:rsidRPr="003F4DCC" w:rsidRDefault="003F4DCC" w:rsidP="003F4DCC">
      <w:pPr>
        <w:pStyle w:val="NoSpacing"/>
        <w:rPr>
          <w:b/>
          <w:bCs/>
          <w:lang w:val="en-US"/>
        </w:rPr>
      </w:pPr>
      <w:r w:rsidRPr="003F4DCC">
        <w:rPr>
          <w:b/>
          <w:bCs/>
          <w:lang w:val="en-US"/>
        </w:rPr>
        <w:t>Account Details</w:t>
      </w:r>
      <w:r>
        <w:rPr>
          <w:b/>
          <w:bCs/>
          <w:lang w:val="en-US"/>
        </w:rPr>
        <w:t xml:space="preserve"> - section</w:t>
      </w:r>
    </w:p>
    <w:p w14:paraId="1345D9BA" w14:textId="77777777" w:rsidR="003F4DCC" w:rsidRDefault="003F4DCC" w:rsidP="003F4DCC">
      <w:pPr>
        <w:pStyle w:val="NoSpacing"/>
        <w:rPr>
          <w:b/>
          <w:bCs/>
        </w:rPr>
      </w:pPr>
      <w:r w:rsidRPr="00492A86">
        <w:rPr>
          <w:b/>
          <w:bCs/>
        </w:rPr>
        <w:t>STB Amount</w:t>
      </w:r>
    </w:p>
    <w:p w14:paraId="79BE674B" w14:textId="77777777" w:rsidR="003F4DCC" w:rsidRDefault="003F4DCC" w:rsidP="003F4DCC">
      <w:pPr>
        <w:pStyle w:val="NoSpacing"/>
        <w:rPr>
          <w:b/>
          <w:bCs/>
        </w:rPr>
      </w:pPr>
      <w:r w:rsidRPr="00E27A2B">
        <w:rPr>
          <w:b/>
          <w:bCs/>
        </w:rPr>
        <w:t>STB Discount</w:t>
      </w:r>
    </w:p>
    <w:p w14:paraId="188DA754" w14:textId="77777777" w:rsidR="003F4DCC" w:rsidRDefault="003F4DCC" w:rsidP="003F4DCC">
      <w:pPr>
        <w:pStyle w:val="NoSpacing"/>
        <w:rPr>
          <w:b/>
          <w:bCs/>
        </w:rPr>
      </w:pPr>
      <w:r>
        <w:rPr>
          <w:b/>
          <w:bCs/>
        </w:rPr>
        <w:t>Labor/ Service charge</w:t>
      </w:r>
    </w:p>
    <w:p w14:paraId="2DEC632C" w14:textId="77777777" w:rsidR="003F4DCC" w:rsidRPr="003F4DCC" w:rsidRDefault="003F4DCC" w:rsidP="003F4DCC">
      <w:pPr>
        <w:pStyle w:val="NoSpacing"/>
        <w:rPr>
          <w:b/>
          <w:bCs/>
          <w:lang w:val="en-US"/>
        </w:rPr>
      </w:pPr>
      <w:r w:rsidRPr="003F4DCC">
        <w:rPr>
          <w:b/>
          <w:bCs/>
          <w:lang w:val="en-US"/>
        </w:rPr>
        <w:t>Overall Discount- 0.00</w:t>
      </w:r>
    </w:p>
    <w:p w14:paraId="60A563BA" w14:textId="77777777" w:rsidR="003F4DCC" w:rsidRDefault="003F4DCC" w:rsidP="003F4DCC">
      <w:pPr>
        <w:pStyle w:val="NoSpacing"/>
        <w:rPr>
          <w:b/>
          <w:bCs/>
          <w:lang w:val="en-US"/>
        </w:rPr>
      </w:pPr>
      <w:r w:rsidRPr="003F4DCC">
        <w:rPr>
          <w:b/>
          <w:bCs/>
          <w:lang w:val="en-US"/>
        </w:rPr>
        <w:t>Total0.00</w:t>
      </w:r>
    </w:p>
    <w:p w14:paraId="3E32E8CC" w14:textId="77777777" w:rsidR="004A583A" w:rsidRDefault="004A583A" w:rsidP="003F4DCC">
      <w:pPr>
        <w:pStyle w:val="NoSpacing"/>
        <w:rPr>
          <w:b/>
          <w:bCs/>
          <w:lang w:val="en-US"/>
        </w:rPr>
      </w:pPr>
    </w:p>
    <w:p w14:paraId="6E728A73" w14:textId="79E63314" w:rsidR="004A583A" w:rsidRDefault="00E23A31" w:rsidP="003F4D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replaced </w:t>
      </w:r>
      <w:r w:rsidR="00054771">
        <w:rPr>
          <w:b/>
          <w:bCs/>
          <w:lang w:val="en-US"/>
        </w:rPr>
        <w:t xml:space="preserve">selected and amount entered, </w:t>
      </w:r>
      <w:r w:rsidR="00F83309">
        <w:rPr>
          <w:b/>
          <w:bCs/>
          <w:lang w:val="en-US"/>
        </w:rPr>
        <w:t xml:space="preserve">these should be listed in </w:t>
      </w:r>
      <w:r w:rsidR="00271657" w:rsidRPr="00271657">
        <w:rPr>
          <w:b/>
          <w:bCs/>
          <w:lang w:val="en-US"/>
        </w:rPr>
        <w:t>Pending Account Handover</w:t>
      </w:r>
      <w:r w:rsidR="00271657">
        <w:rPr>
          <w:b/>
          <w:bCs/>
          <w:lang w:val="en-US"/>
        </w:rPr>
        <w:t xml:space="preserve"> </w:t>
      </w:r>
      <w:r w:rsidR="008E4966">
        <w:rPr>
          <w:b/>
          <w:bCs/>
          <w:lang w:val="en-US"/>
        </w:rPr>
        <w:t>list</w:t>
      </w:r>
      <w:r w:rsidR="008E4966">
        <w:rPr>
          <w:b/>
          <w:bCs/>
          <w:lang w:val="en-US"/>
        </w:rPr>
        <w:br/>
        <w:t>and check these changes should record in table, not only here</w:t>
      </w:r>
      <w:r w:rsidR="004E0CDE">
        <w:rPr>
          <w:b/>
          <w:bCs/>
          <w:lang w:val="en-US"/>
        </w:rPr>
        <w:t xml:space="preserve"> </w:t>
      </w:r>
    </w:p>
    <w:p w14:paraId="40E2B2BD" w14:textId="77777777" w:rsidR="008B0603" w:rsidRDefault="008B0603" w:rsidP="003F4DCC">
      <w:pPr>
        <w:pStyle w:val="NoSpacing"/>
        <w:rPr>
          <w:b/>
          <w:bCs/>
          <w:lang w:val="en-US"/>
        </w:rPr>
      </w:pPr>
    </w:p>
    <w:p w14:paraId="318C3A94" w14:textId="77777777" w:rsidR="008B0603" w:rsidRDefault="008B0603" w:rsidP="003F4DCC">
      <w:pPr>
        <w:pStyle w:val="NoSpacing"/>
        <w:rPr>
          <w:b/>
          <w:bCs/>
          <w:lang w:val="en-US"/>
        </w:rPr>
      </w:pPr>
    </w:p>
    <w:p w14:paraId="1B1AA9EB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Reason </w:t>
      </w:r>
      <w:proofErr w:type="gramStart"/>
      <w:r w:rsidRPr="008B0603">
        <w:rPr>
          <w:b/>
          <w:bCs/>
          <w:lang w:val="en-US"/>
        </w:rPr>
        <w:t>drop</w:t>
      </w:r>
      <w:proofErr w:type="gramEnd"/>
      <w:r w:rsidRPr="008B0603">
        <w:rPr>
          <w:b/>
          <w:bCs/>
          <w:lang w:val="en-US"/>
        </w:rPr>
        <w:t xml:space="preserve"> down to change below </w:t>
      </w:r>
    </w:p>
    <w:p w14:paraId="68F569C6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Reactivate </w:t>
      </w:r>
    </w:p>
    <w:p w14:paraId="29E7B3C3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>Replaced</w:t>
      </w:r>
    </w:p>
    <w:p w14:paraId="38E809B8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Returned </w:t>
      </w:r>
    </w:p>
    <w:p w14:paraId="38C9B56E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Upgrade </w:t>
      </w:r>
    </w:p>
    <w:p w14:paraId="2D4211C8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Replace </w:t>
      </w:r>
    </w:p>
    <w:p w14:paraId="5AB0F0CF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Fault </w:t>
      </w:r>
    </w:p>
    <w:p w14:paraId="51131628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Broken </w:t>
      </w:r>
    </w:p>
    <w:p w14:paraId="6445D804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lastRenderedPageBreak/>
        <w:t xml:space="preserve">Burnt </w:t>
      </w:r>
    </w:p>
    <w:p w14:paraId="667D0956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Disconnect </w:t>
      </w:r>
    </w:p>
    <w:p w14:paraId="65DC1A0E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>Vacated</w:t>
      </w:r>
    </w:p>
    <w:p w14:paraId="47E087EB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STB Lost </w:t>
      </w:r>
    </w:p>
    <w:p w14:paraId="0BCB0D61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Outstation </w:t>
      </w:r>
    </w:p>
    <w:p w14:paraId="07CCEEE6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</w:p>
    <w:p w14:paraId="5BF5AAEB" w14:textId="77777777" w:rsid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>New STB Status move to next to Labor/Service Charge</w:t>
      </w:r>
    </w:p>
    <w:p w14:paraId="258CF9F5" w14:textId="2DFEA0CB" w:rsidR="00016CB2" w:rsidRDefault="00016CB2" w:rsidP="008B0603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New</w:t>
      </w:r>
      <w:r w:rsidR="00D45CB4">
        <w:rPr>
          <w:b/>
          <w:bCs/>
          <w:lang w:val="en-US"/>
        </w:rPr>
        <w:t xml:space="preserve"> STB Status – </w:t>
      </w:r>
      <w:proofErr w:type="gramStart"/>
      <w:r w:rsidR="00D45CB4">
        <w:rPr>
          <w:b/>
          <w:bCs/>
          <w:lang w:val="en-US"/>
        </w:rPr>
        <w:t>only  Active</w:t>
      </w:r>
      <w:proofErr w:type="gramEnd"/>
      <w:r w:rsidR="00D45CB4">
        <w:rPr>
          <w:b/>
          <w:bCs/>
          <w:lang w:val="en-US"/>
        </w:rPr>
        <w:t xml:space="preserve"> / Disconnected / </w:t>
      </w:r>
      <w:r w:rsidR="00D75B2D">
        <w:rPr>
          <w:b/>
          <w:bCs/>
          <w:lang w:val="en-US"/>
        </w:rPr>
        <w:t>Returned</w:t>
      </w:r>
    </w:p>
    <w:p w14:paraId="30A24B63" w14:textId="6176E037" w:rsidR="00D45CB4" w:rsidRPr="008B0603" w:rsidRDefault="00D45CB4" w:rsidP="008B0603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 w:rsidR="00D75B2D">
        <w:rPr>
          <w:b/>
          <w:bCs/>
          <w:lang w:val="en-US"/>
        </w:rPr>
        <w:t xml:space="preserve">Reason selected returned status must changed to “Returned”, returned boxes are </w:t>
      </w:r>
      <w:r w:rsidR="00BC067A">
        <w:rPr>
          <w:b/>
          <w:bCs/>
          <w:lang w:val="en-US"/>
        </w:rPr>
        <w:t xml:space="preserve">stock should added in the </w:t>
      </w:r>
    </w:p>
    <w:p w14:paraId="7AAAF081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</w:p>
    <w:p w14:paraId="0AD97DBA" w14:textId="77777777" w:rsidR="008B0603" w:rsidRP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 xml:space="preserve">Remarks </w:t>
      </w:r>
    </w:p>
    <w:p w14:paraId="5CF8AACF" w14:textId="54B8FB98" w:rsidR="008B0603" w:rsidRDefault="008B0603" w:rsidP="008B0603">
      <w:pPr>
        <w:pStyle w:val="NoSpacing"/>
        <w:rPr>
          <w:b/>
          <w:bCs/>
          <w:lang w:val="en-US"/>
        </w:rPr>
      </w:pPr>
      <w:r w:rsidRPr="008B0603">
        <w:rPr>
          <w:b/>
          <w:bCs/>
          <w:lang w:val="en-US"/>
        </w:rPr>
        <w:t>height to be changed to row=1 is enough</w:t>
      </w:r>
    </w:p>
    <w:p w14:paraId="6B13556A" w14:textId="77777777" w:rsidR="00057C01" w:rsidRDefault="00057C01" w:rsidP="008B0603">
      <w:pPr>
        <w:pStyle w:val="NoSpacing"/>
        <w:rPr>
          <w:b/>
          <w:bCs/>
          <w:lang w:val="en-US"/>
        </w:rPr>
      </w:pPr>
    </w:p>
    <w:p w14:paraId="7C7DC459" w14:textId="6AE1EECC" w:rsidR="00057C01" w:rsidRDefault="00057C01" w:rsidP="008B0603">
      <w:pPr>
        <w:pStyle w:val="NoSpacing"/>
        <w:rPr>
          <w:b/>
          <w:bCs/>
          <w:lang w:val="en-US"/>
        </w:rPr>
      </w:pPr>
      <w:r w:rsidRPr="00057C01">
        <w:rPr>
          <w:b/>
          <w:bCs/>
        </w:rPr>
        <w:t>STB Type</w:t>
      </w:r>
      <w:r>
        <w:rPr>
          <w:b/>
          <w:bCs/>
        </w:rPr>
        <w:t xml:space="preserve"> – New / Serviced / </w:t>
      </w:r>
      <w:r w:rsidR="0067082B">
        <w:rPr>
          <w:b/>
          <w:bCs/>
        </w:rPr>
        <w:t>Returned</w:t>
      </w:r>
    </w:p>
    <w:p w14:paraId="6915D000" w14:textId="77777777" w:rsidR="00016CB2" w:rsidRPr="003F4DCC" w:rsidRDefault="00016CB2" w:rsidP="008B0603">
      <w:pPr>
        <w:pStyle w:val="NoSpacing"/>
        <w:rPr>
          <w:b/>
          <w:bCs/>
          <w:lang w:val="en-US"/>
        </w:rPr>
      </w:pPr>
    </w:p>
    <w:p w14:paraId="0828D197" w14:textId="297A169F" w:rsidR="003F4DCC" w:rsidRDefault="00B04200" w:rsidP="002642C4">
      <w:pPr>
        <w:pStyle w:val="NoSpacing"/>
        <w:rPr>
          <w:b/>
          <w:bCs/>
        </w:rPr>
      </w:pPr>
      <w:r w:rsidRPr="00B04200">
        <w:rPr>
          <w:b/>
          <w:bCs/>
        </w:rPr>
        <w:t>Reason</w:t>
      </w:r>
      <w:r>
        <w:rPr>
          <w:b/>
          <w:bCs/>
        </w:rPr>
        <w:t xml:space="preserve"> – show the </w:t>
      </w:r>
      <w:proofErr w:type="spellStart"/>
      <w:r>
        <w:rPr>
          <w:b/>
          <w:bCs/>
        </w:rPr>
        <w:t>currect</w:t>
      </w:r>
      <w:proofErr w:type="spellEnd"/>
      <w:r>
        <w:rPr>
          <w:b/>
          <w:bCs/>
        </w:rPr>
        <w:t xml:space="preserve"> status, user only can change, now </w:t>
      </w:r>
      <w:r w:rsidR="00F3576D">
        <w:rPr>
          <w:b/>
          <w:bCs/>
        </w:rPr>
        <w:t xml:space="preserve">default is </w:t>
      </w:r>
      <w:proofErr w:type="gramStart"/>
      <w:r w:rsidR="00F3576D">
        <w:rPr>
          <w:b/>
          <w:bCs/>
        </w:rPr>
        <w:t>disconnect</w:t>
      </w:r>
      <w:proofErr w:type="gramEnd"/>
    </w:p>
    <w:p w14:paraId="33D8C23C" w14:textId="2DE37B2B" w:rsidR="00F3576D" w:rsidRDefault="00B44E22" w:rsidP="002642C4">
      <w:pPr>
        <w:pStyle w:val="NoSpacing"/>
        <w:rPr>
          <w:b/>
          <w:bCs/>
          <w:lang w:val="en-US"/>
        </w:rPr>
      </w:pPr>
      <w:r w:rsidRPr="00B44E22">
        <w:rPr>
          <w:b/>
          <w:bCs/>
          <w:lang w:val="en-US"/>
        </w:rPr>
        <w:t>STB Details</w:t>
      </w:r>
      <w:r>
        <w:rPr>
          <w:b/>
          <w:bCs/>
          <w:lang w:val="en-US"/>
        </w:rPr>
        <w:t xml:space="preserve"> List look </w:t>
      </w:r>
      <w:r w:rsidR="00EC679C">
        <w:rPr>
          <w:b/>
          <w:bCs/>
          <w:lang w:val="en-US"/>
        </w:rPr>
        <w:t xml:space="preserve">like </w:t>
      </w:r>
    </w:p>
    <w:p w14:paraId="0B7400A4" w14:textId="77777777" w:rsidR="00EC679C" w:rsidRDefault="00EC679C" w:rsidP="002642C4">
      <w:pPr>
        <w:pStyle w:val="NoSpacing"/>
        <w:rPr>
          <w:b/>
          <w:bCs/>
          <w:lang w:val="en-US"/>
        </w:rPr>
      </w:pPr>
    </w:p>
    <w:p w14:paraId="68B138CB" w14:textId="3580EB01" w:rsidR="00EC679C" w:rsidRDefault="00EC679C" w:rsidP="002642C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Updated Date</w:t>
      </w:r>
    </w:p>
    <w:p w14:paraId="58D2A5C1" w14:textId="429646E9" w:rsidR="004F26D3" w:rsidRDefault="004F26D3" w:rsidP="002642C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Reason Type</w:t>
      </w:r>
    </w:p>
    <w:p w14:paraId="3A66C631" w14:textId="00EB01E2" w:rsidR="00EC679C" w:rsidRPr="00313BF7" w:rsidRDefault="00EC679C" w:rsidP="002642C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Type</w:t>
      </w:r>
    </w:p>
    <w:p w14:paraId="0CDA6877" w14:textId="62E21D30" w:rsidR="006429F1" w:rsidRDefault="00EC679C" w:rsidP="002642C4">
      <w:pPr>
        <w:pStyle w:val="NoSpacing"/>
        <w:rPr>
          <w:b/>
          <w:bCs/>
        </w:rPr>
      </w:pPr>
      <w:r w:rsidRPr="00EC679C">
        <w:rPr>
          <w:b/>
          <w:bCs/>
        </w:rPr>
        <w:t>STB No</w:t>
      </w:r>
    </w:p>
    <w:p w14:paraId="62C71113" w14:textId="7372D5C1" w:rsidR="00EC679C" w:rsidRDefault="00EC679C" w:rsidP="002642C4">
      <w:pPr>
        <w:pStyle w:val="NoSpacing"/>
        <w:rPr>
          <w:b/>
          <w:bCs/>
        </w:rPr>
      </w:pPr>
      <w:r>
        <w:rPr>
          <w:b/>
          <w:bCs/>
        </w:rPr>
        <w:t>Updated By</w:t>
      </w:r>
    </w:p>
    <w:p w14:paraId="096FB20E" w14:textId="25913560" w:rsidR="00EC679C" w:rsidRDefault="00EC679C" w:rsidP="002642C4">
      <w:pPr>
        <w:pStyle w:val="NoSpacing"/>
        <w:rPr>
          <w:b/>
          <w:bCs/>
        </w:rPr>
      </w:pPr>
      <w:r>
        <w:rPr>
          <w:b/>
          <w:bCs/>
        </w:rPr>
        <w:t>STB amount,</w:t>
      </w:r>
    </w:p>
    <w:p w14:paraId="0498E39B" w14:textId="357467BB" w:rsidR="004F26D3" w:rsidRDefault="004F26D3" w:rsidP="002642C4">
      <w:pPr>
        <w:pStyle w:val="NoSpacing"/>
        <w:rPr>
          <w:b/>
          <w:bCs/>
        </w:rPr>
      </w:pPr>
      <w:r>
        <w:rPr>
          <w:b/>
          <w:bCs/>
        </w:rPr>
        <w:t>Discount</w:t>
      </w:r>
    </w:p>
    <w:p w14:paraId="4C59766B" w14:textId="76B937AA" w:rsidR="004F26D3" w:rsidRDefault="004F26D3" w:rsidP="002642C4">
      <w:pPr>
        <w:pStyle w:val="NoSpacing"/>
        <w:rPr>
          <w:b/>
          <w:bCs/>
        </w:rPr>
      </w:pPr>
      <w:r>
        <w:rPr>
          <w:b/>
          <w:bCs/>
        </w:rPr>
        <w:t>Labor/ service charge</w:t>
      </w:r>
    </w:p>
    <w:p w14:paraId="0EFF0119" w14:textId="3DA7A3BA" w:rsidR="00910A00" w:rsidRDefault="00910A00" w:rsidP="002642C4">
      <w:pPr>
        <w:pStyle w:val="NoSpacing"/>
        <w:rPr>
          <w:b/>
          <w:bCs/>
        </w:rPr>
      </w:pPr>
      <w:r>
        <w:rPr>
          <w:b/>
          <w:bCs/>
        </w:rPr>
        <w:t xml:space="preserve">Status </w:t>
      </w:r>
    </w:p>
    <w:p w14:paraId="4023A445" w14:textId="7F22FFDD" w:rsidR="009761A6" w:rsidRDefault="009761A6" w:rsidP="002642C4">
      <w:pPr>
        <w:pStyle w:val="NoSpacing"/>
        <w:rPr>
          <w:b/>
          <w:bCs/>
        </w:rPr>
      </w:pPr>
      <w:r>
        <w:rPr>
          <w:b/>
          <w:bCs/>
        </w:rPr>
        <w:t xml:space="preserve">Approval </w:t>
      </w:r>
    </w:p>
    <w:p w14:paraId="3E7BD9DD" w14:textId="35B43D51" w:rsidR="009761A6" w:rsidRDefault="009761A6" w:rsidP="002642C4">
      <w:pPr>
        <w:pStyle w:val="NoSpacing"/>
        <w:rPr>
          <w:b/>
          <w:bCs/>
        </w:rPr>
      </w:pPr>
      <w:r>
        <w:rPr>
          <w:b/>
          <w:bCs/>
        </w:rPr>
        <w:t>Action – respective icons instead of label width fit-content</w:t>
      </w:r>
    </w:p>
    <w:p w14:paraId="4333F8FA" w14:textId="77777777" w:rsidR="00A93E1B" w:rsidRDefault="00A93E1B" w:rsidP="002642C4">
      <w:pPr>
        <w:pStyle w:val="NoSpacing"/>
        <w:rPr>
          <w:b/>
          <w:bCs/>
        </w:rPr>
      </w:pPr>
    </w:p>
    <w:p w14:paraId="04775FE5" w14:textId="77777777" w:rsidR="001A3DFB" w:rsidRPr="002642C4" w:rsidRDefault="001A3DFB" w:rsidP="002642C4">
      <w:pPr>
        <w:pStyle w:val="NoSpacing"/>
        <w:rPr>
          <w:b/>
          <w:bCs/>
          <w:lang w:val="en-US"/>
        </w:rPr>
      </w:pPr>
    </w:p>
    <w:p w14:paraId="29E28FCA" w14:textId="77777777" w:rsidR="00B15E0B" w:rsidRDefault="00B15E0B" w:rsidP="00294314">
      <w:pPr>
        <w:pStyle w:val="NoSpacing"/>
        <w:rPr>
          <w:b/>
          <w:bCs/>
          <w:lang w:val="en-US"/>
        </w:rPr>
      </w:pPr>
    </w:p>
    <w:p w14:paraId="2A7B90A4" w14:textId="77777777" w:rsidR="002F4AD0" w:rsidRDefault="002F4AD0" w:rsidP="00294314">
      <w:pPr>
        <w:pStyle w:val="NoSpacing"/>
        <w:rPr>
          <w:b/>
          <w:bCs/>
          <w:lang w:val="en-US"/>
        </w:rPr>
      </w:pPr>
    </w:p>
    <w:p w14:paraId="08C7941A" w14:textId="325B1D16" w:rsidR="002F4AD0" w:rsidRDefault="002F4AD0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Package </w:t>
      </w:r>
      <w:r w:rsidR="008C3B2C">
        <w:rPr>
          <w:b/>
          <w:bCs/>
          <w:lang w:val="en-US"/>
        </w:rPr>
        <w:t>Details</w:t>
      </w:r>
    </w:p>
    <w:p w14:paraId="464CF51F" w14:textId="03A7558B" w:rsidR="008C3B2C" w:rsidRDefault="00965CB7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Package </w:t>
      </w:r>
      <w:proofErr w:type="gramStart"/>
      <w:r>
        <w:rPr>
          <w:b/>
          <w:bCs/>
          <w:lang w:val="en-US"/>
        </w:rPr>
        <w:t>type :</w:t>
      </w:r>
      <w:proofErr w:type="gramEnd"/>
      <w:r>
        <w:rPr>
          <w:b/>
          <w:bCs/>
          <w:lang w:val="en-US"/>
        </w:rPr>
        <w:t xml:space="preserve"> </w:t>
      </w:r>
      <w:r w:rsidR="0061290C">
        <w:rPr>
          <w:b/>
          <w:bCs/>
          <w:lang w:val="en-US"/>
        </w:rPr>
        <w:t xml:space="preserve">Addon / </w:t>
      </w:r>
      <w:proofErr w:type="spellStart"/>
      <w:r w:rsidR="0061290C">
        <w:rPr>
          <w:b/>
          <w:bCs/>
          <w:lang w:val="en-US"/>
        </w:rPr>
        <w:t>Alacarte</w:t>
      </w:r>
      <w:proofErr w:type="spellEnd"/>
      <w:r w:rsidR="008A69B9">
        <w:rPr>
          <w:b/>
          <w:bCs/>
          <w:lang w:val="en-US"/>
        </w:rPr>
        <w:t>/Broadcaster (static)</w:t>
      </w:r>
      <w:r w:rsidR="00584A72">
        <w:rPr>
          <w:b/>
          <w:bCs/>
          <w:lang w:val="en-US"/>
        </w:rPr>
        <w:t xml:space="preserve"> </w:t>
      </w:r>
      <w:r w:rsidR="00B63FE7">
        <w:rPr>
          <w:b/>
          <w:bCs/>
          <w:lang w:val="en-US"/>
        </w:rPr>
        <w:t xml:space="preserve">– Duplicate did not allow to add, </w:t>
      </w:r>
    </w:p>
    <w:p w14:paraId="435EFA92" w14:textId="5618F215" w:rsidR="00FA7148" w:rsidRDefault="00972BE4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Previous added addon is </w:t>
      </w:r>
      <w:r w:rsidR="006F794B">
        <w:rPr>
          <w:b/>
          <w:bCs/>
          <w:lang w:val="en-US"/>
        </w:rPr>
        <w:t>active, do not allow to add another addon, warning message to deactivate previous</w:t>
      </w:r>
      <w:r w:rsidR="005168F3">
        <w:rPr>
          <w:b/>
          <w:bCs/>
          <w:lang w:val="en-US"/>
        </w:rPr>
        <w:t xml:space="preserve">, active state addon to deactivate, </w:t>
      </w:r>
      <w:r w:rsidR="006231DE">
        <w:rPr>
          <w:b/>
          <w:bCs/>
          <w:lang w:val="en-US"/>
        </w:rPr>
        <w:t>status to deactivate and price should be “0” and end date should be deactivated date.</w:t>
      </w:r>
    </w:p>
    <w:p w14:paraId="2529EFA7" w14:textId="6EA5FC38" w:rsidR="00071E92" w:rsidRDefault="00071E9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Package Name</w:t>
      </w:r>
    </w:p>
    <w:p w14:paraId="34E1CEE2" w14:textId="5ECBC25D" w:rsidR="008A69B9" w:rsidRDefault="008A69B9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Package price</w:t>
      </w:r>
    </w:p>
    <w:p w14:paraId="6CC80C9C" w14:textId="50330DB7" w:rsidR="00E34451" w:rsidRDefault="00E34451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Start date</w:t>
      </w:r>
    </w:p>
    <w:p w14:paraId="4EA76024" w14:textId="1235C3E4" w:rsidR="00E34451" w:rsidRDefault="00622684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End date</w:t>
      </w:r>
    </w:p>
    <w:p w14:paraId="2C462D7E" w14:textId="77777777" w:rsidR="00032B15" w:rsidRPr="004156DC" w:rsidRDefault="00032B15" w:rsidP="00032B15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Updated By</w:t>
      </w:r>
    </w:p>
    <w:p w14:paraId="6B585BE6" w14:textId="798964CA" w:rsidR="00097031" w:rsidRDefault="00D07111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Status – Active /</w:t>
      </w:r>
      <w:r w:rsidR="00097031">
        <w:rPr>
          <w:b/>
          <w:bCs/>
          <w:lang w:val="en-US"/>
        </w:rPr>
        <w:t>Deactivate</w:t>
      </w:r>
    </w:p>
    <w:p w14:paraId="142E8A37" w14:textId="77777777" w:rsidR="00AD7888" w:rsidRDefault="00AD7888" w:rsidP="00294314">
      <w:pPr>
        <w:pStyle w:val="NoSpacing"/>
        <w:rPr>
          <w:b/>
          <w:bCs/>
          <w:lang w:val="en-US"/>
        </w:rPr>
      </w:pPr>
    </w:p>
    <w:p w14:paraId="36E6ACF2" w14:textId="0D924594" w:rsidR="00AD7888" w:rsidRDefault="00AD7888" w:rsidP="00294314">
      <w:pPr>
        <w:pStyle w:val="NoSpacing"/>
        <w:rPr>
          <w:b/>
          <w:bCs/>
          <w:lang w:val="en-US"/>
        </w:rPr>
      </w:pPr>
      <w:r w:rsidRPr="00AD7888">
        <w:rPr>
          <w:b/>
          <w:bCs/>
          <w:lang w:val="en-US"/>
        </w:rPr>
        <w:t>Package Details</w:t>
      </w:r>
      <w:r>
        <w:rPr>
          <w:b/>
          <w:bCs/>
          <w:lang w:val="en-US"/>
        </w:rPr>
        <w:t xml:space="preserve"> List</w:t>
      </w:r>
      <w:r w:rsidR="00F20527">
        <w:rPr>
          <w:b/>
          <w:bCs/>
          <w:lang w:val="en-US"/>
        </w:rPr>
        <w:t xml:space="preserve"> should show these details</w:t>
      </w:r>
    </w:p>
    <w:p w14:paraId="6A474503" w14:textId="05E7C31A" w:rsidR="00AD7888" w:rsidRDefault="00071E9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Type</w:t>
      </w:r>
    </w:p>
    <w:p w14:paraId="0CC7EBED" w14:textId="77777777" w:rsidR="00071E92" w:rsidRDefault="00071E92" w:rsidP="00071E9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Package Name</w:t>
      </w:r>
    </w:p>
    <w:p w14:paraId="2112A9C8" w14:textId="09D7A95F" w:rsidR="00071E92" w:rsidRDefault="00071E9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Price </w:t>
      </w:r>
    </w:p>
    <w:p w14:paraId="7D2698B9" w14:textId="5153747E" w:rsidR="00071E92" w:rsidRDefault="00071E9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Start Date</w:t>
      </w:r>
    </w:p>
    <w:p w14:paraId="30046B49" w14:textId="5723E71E" w:rsidR="00071E92" w:rsidRDefault="00071E92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End Date</w:t>
      </w:r>
    </w:p>
    <w:p w14:paraId="3583F922" w14:textId="641C6A2C" w:rsidR="00032B15" w:rsidRDefault="00032B15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Updated By</w:t>
      </w:r>
    </w:p>
    <w:p w14:paraId="7501B1D8" w14:textId="77777777" w:rsidR="00032B15" w:rsidRDefault="00032B15" w:rsidP="00032B15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Status – Active /Removed / Pending</w:t>
      </w:r>
    </w:p>
    <w:p w14:paraId="1B982AEC" w14:textId="2A253E7A" w:rsidR="00ED0ED6" w:rsidRDefault="00032B15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Action </w:t>
      </w:r>
      <w:r w:rsidR="00ED0ED6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</w:t>
      </w:r>
      <w:r w:rsidR="00ED0ED6">
        <w:rPr>
          <w:b/>
          <w:bCs/>
          <w:lang w:val="en-US"/>
        </w:rPr>
        <w:t>Deactiv</w:t>
      </w:r>
      <w:r w:rsidR="00584A72">
        <w:rPr>
          <w:b/>
          <w:bCs/>
          <w:lang w:val="en-US"/>
        </w:rPr>
        <w:t>ate</w:t>
      </w:r>
      <w:r w:rsidR="00ED0ED6">
        <w:rPr>
          <w:b/>
          <w:bCs/>
          <w:lang w:val="en-US"/>
        </w:rPr>
        <w:t xml:space="preserve"> / Edit / Delete</w:t>
      </w:r>
    </w:p>
    <w:p w14:paraId="039E22A7" w14:textId="77777777" w:rsidR="00E96C46" w:rsidRDefault="00E96C46" w:rsidP="00294314">
      <w:pPr>
        <w:pStyle w:val="NoSpacing"/>
        <w:rPr>
          <w:b/>
          <w:bCs/>
          <w:lang w:val="en-US"/>
        </w:rPr>
      </w:pPr>
    </w:p>
    <w:p w14:paraId="02C2E25B" w14:textId="12AB66B7" w:rsidR="00E96C46" w:rsidRDefault="00E96C46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Subscription Module</w:t>
      </w:r>
    </w:p>
    <w:p w14:paraId="39908991" w14:textId="66684241" w:rsidR="00E96C46" w:rsidRDefault="00965FA7" w:rsidP="00294314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00465B99" w14:textId="442DA927" w:rsidR="008A697C" w:rsidRDefault="00572CFB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Subscription list</w:t>
      </w:r>
    </w:p>
    <w:p w14:paraId="0E693C4E" w14:textId="7C90EC07" w:rsidR="00572CFB" w:rsidRDefault="00572CFB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Period – </w:t>
      </w:r>
      <w:proofErr w:type="spellStart"/>
      <w:r>
        <w:rPr>
          <w:b/>
          <w:bCs/>
          <w:lang w:val="en-US"/>
        </w:rPr>
        <w:t>compain</w:t>
      </w:r>
      <w:proofErr w:type="spellEnd"/>
      <w:r>
        <w:rPr>
          <w:b/>
          <w:bCs/>
          <w:lang w:val="en-US"/>
        </w:rPr>
        <w:t xml:space="preserve"> of Month and Year (July – 2026)</w:t>
      </w:r>
    </w:p>
    <w:p w14:paraId="6211B2AA" w14:textId="6C6FFC7E" w:rsidR="00572CFB" w:rsidRDefault="00752ADC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Collected Date</w:t>
      </w:r>
    </w:p>
    <w:p w14:paraId="0224F76C" w14:textId="1F366117" w:rsidR="00752ADC" w:rsidRDefault="00752ADC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Collected by</w:t>
      </w:r>
      <w:r w:rsidR="007F4DF8">
        <w:rPr>
          <w:b/>
          <w:bCs/>
          <w:lang w:val="en-US"/>
        </w:rPr>
        <w:t xml:space="preserve"> </w:t>
      </w:r>
    </w:p>
    <w:p w14:paraId="1850FF2E" w14:textId="5242E453" w:rsidR="00752ADC" w:rsidRDefault="00752ADC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Amount</w:t>
      </w:r>
      <w:r w:rsidR="001F5E1F">
        <w:rPr>
          <w:b/>
          <w:bCs/>
          <w:lang w:val="en-US"/>
        </w:rPr>
        <w:t xml:space="preserve"> – </w:t>
      </w:r>
    </w:p>
    <w:p w14:paraId="1A296C76" w14:textId="27D668C1" w:rsidR="001F5E1F" w:rsidRDefault="00226AF0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Balance</w:t>
      </w:r>
      <w:r w:rsidR="00DD2F5F">
        <w:rPr>
          <w:b/>
          <w:bCs/>
          <w:lang w:val="en-US"/>
        </w:rPr>
        <w:t xml:space="preserve"> - </w:t>
      </w:r>
    </w:p>
    <w:p w14:paraId="1EC50F6C" w14:textId="4F5B5245" w:rsidR="00226AF0" w:rsidRDefault="00226AF0" w:rsidP="00572CFB">
      <w:pPr>
        <w:pStyle w:val="NoSpacing"/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Overall</w:t>
      </w:r>
      <w:proofErr w:type="gramEnd"/>
      <w:r>
        <w:rPr>
          <w:b/>
          <w:bCs/>
          <w:lang w:val="en-US"/>
        </w:rPr>
        <w:t xml:space="preserve"> Balance</w:t>
      </w:r>
    </w:p>
    <w:p w14:paraId="4F4681EE" w14:textId="2365AA5F" w:rsidR="00226AF0" w:rsidRDefault="00F766D7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No of Period – </w:t>
      </w:r>
      <w:r w:rsidR="003B1387">
        <w:rPr>
          <w:b/>
          <w:bCs/>
          <w:lang w:val="en-US"/>
        </w:rPr>
        <w:t>while enter if selected days/Month / Year should display like 1Days/Month/Year</w:t>
      </w:r>
    </w:p>
    <w:p w14:paraId="28280AC4" w14:textId="02D6106F" w:rsidR="003B1387" w:rsidRDefault="003B1387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Start date</w:t>
      </w:r>
    </w:p>
    <w:p w14:paraId="03231D59" w14:textId="0511D1F6" w:rsidR="003B1387" w:rsidRDefault="003B1387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End Date</w:t>
      </w:r>
    </w:p>
    <w:p w14:paraId="67462B3E" w14:textId="4FA989D2" w:rsidR="003B1387" w:rsidRDefault="009D4C9F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Status</w:t>
      </w:r>
    </w:p>
    <w:p w14:paraId="7E8D1CA5" w14:textId="3AE8AFF6" w:rsidR="009D4C9F" w:rsidRDefault="004C0DB2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Act</w:t>
      </w:r>
      <w:r w:rsidR="00872BD6">
        <w:rPr>
          <w:b/>
          <w:bCs/>
          <w:lang w:val="en-US"/>
        </w:rPr>
        <w:t>ion</w:t>
      </w:r>
    </w:p>
    <w:p w14:paraId="03001770" w14:textId="13F7B116" w:rsidR="00443A5E" w:rsidRDefault="008E4A63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E</w:t>
      </w:r>
      <w:r w:rsidR="00443A5E">
        <w:rPr>
          <w:b/>
          <w:bCs/>
          <w:lang w:val="en-US"/>
        </w:rPr>
        <w:t>dit</w:t>
      </w:r>
      <w:r>
        <w:rPr>
          <w:b/>
          <w:bCs/>
          <w:lang w:val="en-US"/>
        </w:rPr>
        <w:t xml:space="preserve"> / delete</w:t>
      </w:r>
    </w:p>
    <w:p w14:paraId="4DFEF5BD" w14:textId="77777777" w:rsidR="00121561" w:rsidRDefault="00121561" w:rsidP="00572CFB">
      <w:pPr>
        <w:pStyle w:val="NoSpacing"/>
        <w:rPr>
          <w:b/>
          <w:bCs/>
          <w:lang w:val="en-US"/>
        </w:rPr>
      </w:pPr>
    </w:p>
    <w:p w14:paraId="5A24E83B" w14:textId="7C833060" w:rsidR="00121561" w:rsidRDefault="00443A5E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S</w:t>
      </w:r>
      <w:r w:rsidR="00121561">
        <w:rPr>
          <w:b/>
          <w:bCs/>
          <w:lang w:val="en-US"/>
        </w:rPr>
        <w:t>ub</w:t>
      </w:r>
      <w:r>
        <w:rPr>
          <w:b/>
          <w:bCs/>
          <w:lang w:val="en-US"/>
        </w:rPr>
        <w:t>scription modal</w:t>
      </w:r>
    </w:p>
    <w:p w14:paraId="6F4878EA" w14:textId="4DE60585" w:rsidR="00443A5E" w:rsidRDefault="00F93B0D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Open the subscription modal from </w:t>
      </w:r>
      <w:r w:rsidR="00AC334E">
        <w:rPr>
          <w:b/>
          <w:bCs/>
          <w:lang w:val="en-US"/>
        </w:rPr>
        <w:t xml:space="preserve">Subscription list action </w:t>
      </w:r>
      <w:r w:rsidR="009A712B">
        <w:rPr>
          <w:b/>
          <w:bCs/>
          <w:lang w:val="en-US"/>
        </w:rPr>
        <w:t>edit</w:t>
      </w:r>
    </w:p>
    <w:p w14:paraId="311D75B7" w14:textId="6DAEA8A3" w:rsidR="001801D6" w:rsidRDefault="001801D6" w:rsidP="00572CFB">
      <w:pPr>
        <w:pStyle w:val="NoSpacing"/>
        <w:rPr>
          <w:b/>
          <w:bCs/>
          <w:lang w:val="en-US"/>
        </w:rPr>
      </w:pPr>
      <w:r w:rsidRPr="001801D6">
        <w:rPr>
          <w:b/>
          <w:bCs/>
        </w:rPr>
        <w:t>Package</w:t>
      </w:r>
      <w:r>
        <w:rPr>
          <w:b/>
          <w:bCs/>
        </w:rPr>
        <w:t xml:space="preserve"> – not required</w:t>
      </w:r>
    </w:p>
    <w:p w14:paraId="0CA2866D" w14:textId="008929BF" w:rsidR="009A712B" w:rsidRDefault="00EA73C0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Month – fetch from list</w:t>
      </w:r>
      <w:r w:rsidR="00614288">
        <w:rPr>
          <w:b/>
          <w:bCs/>
          <w:lang w:val="en-US"/>
        </w:rPr>
        <w:t xml:space="preserve"> display fields</w:t>
      </w:r>
    </w:p>
    <w:p w14:paraId="3FC8A06A" w14:textId="1816FD5C" w:rsidR="00DA0226" w:rsidRDefault="00EA73C0" w:rsidP="00DA0226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Year</w:t>
      </w:r>
      <w:r w:rsidR="00DA0226">
        <w:rPr>
          <w:b/>
          <w:bCs/>
          <w:lang w:val="en-US"/>
        </w:rPr>
        <w:t>– fetch from list</w:t>
      </w:r>
      <w:r w:rsidR="00614288">
        <w:rPr>
          <w:b/>
          <w:bCs/>
          <w:lang w:val="en-US"/>
        </w:rPr>
        <w:t xml:space="preserve"> display fields</w:t>
      </w:r>
    </w:p>
    <w:p w14:paraId="6B1FFF1B" w14:textId="77777777" w:rsidR="00155E1A" w:rsidRDefault="00DA0226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Collect date </w:t>
      </w:r>
      <w:r w:rsidR="00614288">
        <w:rPr>
          <w:b/>
          <w:bCs/>
          <w:lang w:val="en-US"/>
        </w:rPr>
        <w:t xml:space="preserve">– if not </w:t>
      </w:r>
      <w:proofErr w:type="gramStart"/>
      <w:r w:rsidR="00614288">
        <w:rPr>
          <w:b/>
          <w:bCs/>
          <w:lang w:val="en-US"/>
        </w:rPr>
        <w:t xml:space="preserve">admin </w:t>
      </w:r>
      <w:r w:rsidR="00155E1A">
        <w:rPr>
          <w:b/>
          <w:bCs/>
          <w:lang w:val="en-US"/>
        </w:rPr>
        <w:t>,</w:t>
      </w:r>
      <w:proofErr w:type="gramEnd"/>
      <w:r w:rsidR="00155E1A">
        <w:rPr>
          <w:b/>
          <w:bCs/>
          <w:lang w:val="en-US"/>
        </w:rPr>
        <w:t xml:space="preserve"> current date display field</w:t>
      </w:r>
    </w:p>
    <w:p w14:paraId="7F2BDABA" w14:textId="77777777" w:rsidR="001801D6" w:rsidRDefault="00AA64E4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Paid </w:t>
      </w:r>
      <w:r w:rsidR="00155E1A">
        <w:rPr>
          <w:b/>
          <w:bCs/>
          <w:lang w:val="en-US"/>
        </w:rPr>
        <w:t xml:space="preserve">Amount </w:t>
      </w:r>
      <w:r w:rsidR="009856FA">
        <w:rPr>
          <w:b/>
          <w:bCs/>
          <w:lang w:val="en-US"/>
        </w:rPr>
        <w:t>–</w:t>
      </w:r>
      <w:r w:rsidR="00155E1A">
        <w:rPr>
          <w:b/>
          <w:bCs/>
          <w:lang w:val="en-US"/>
        </w:rPr>
        <w:t xml:space="preserve"> </w:t>
      </w:r>
      <w:r w:rsidR="009856FA">
        <w:rPr>
          <w:b/>
          <w:bCs/>
          <w:lang w:val="en-US"/>
        </w:rPr>
        <w:t>user enterable – should validate with package amount</w:t>
      </w:r>
      <w:r w:rsidR="00084431">
        <w:rPr>
          <w:b/>
          <w:bCs/>
          <w:lang w:val="en-US"/>
        </w:rPr>
        <w:t xml:space="preserve">, if not equal to </w:t>
      </w:r>
    </w:p>
    <w:p w14:paraId="038A5C55" w14:textId="0437C633" w:rsidR="001B61A9" w:rsidRDefault="007C1A9E" w:rsidP="001B61A9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warning message should </w:t>
      </w:r>
      <w:proofErr w:type="gramStart"/>
      <w:r>
        <w:rPr>
          <w:b/>
          <w:bCs/>
          <w:lang w:val="en-US"/>
        </w:rPr>
        <w:t>display ,</w:t>
      </w:r>
      <w:proofErr w:type="gramEnd"/>
      <w:r>
        <w:rPr>
          <w:b/>
          <w:bCs/>
          <w:lang w:val="en-US"/>
        </w:rPr>
        <w:t xml:space="preserve"> and balance field should </w:t>
      </w:r>
      <w:r w:rsidR="00CD204C">
        <w:rPr>
          <w:b/>
          <w:bCs/>
          <w:lang w:val="en-US"/>
        </w:rPr>
        <w:t xml:space="preserve">display field should show </w:t>
      </w:r>
      <w:r w:rsidR="001B61A9">
        <w:rPr>
          <w:b/>
          <w:bCs/>
          <w:lang w:val="en-US"/>
        </w:rPr>
        <w:t xml:space="preserve">the balance amount, </w:t>
      </w:r>
    </w:p>
    <w:p w14:paraId="03178857" w14:textId="65AE4ABD" w:rsidR="00DC4AD8" w:rsidRDefault="001801D6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front</w:t>
      </w:r>
      <w:r w:rsidR="001B61A9">
        <w:rPr>
          <w:b/>
          <w:bCs/>
          <w:lang w:val="en-US"/>
        </w:rPr>
        <w:t xml:space="preserve"> of</w:t>
      </w:r>
      <w:r>
        <w:rPr>
          <w:b/>
          <w:bCs/>
          <w:lang w:val="en-US"/>
        </w:rPr>
        <w:t xml:space="preserve"> </w:t>
      </w:r>
      <w:r w:rsidR="0027041E">
        <w:rPr>
          <w:b/>
          <w:bCs/>
          <w:lang w:val="en-US"/>
        </w:rPr>
        <w:t xml:space="preserve">Paid </w:t>
      </w:r>
      <w:proofErr w:type="gramStart"/>
      <w:r w:rsidR="0027041E">
        <w:rPr>
          <w:b/>
          <w:bCs/>
          <w:lang w:val="en-US"/>
        </w:rPr>
        <w:t>Amount  ,</w:t>
      </w:r>
      <w:proofErr w:type="gramEnd"/>
      <w:r w:rsidR="0027041E">
        <w:rPr>
          <w:b/>
          <w:bCs/>
          <w:lang w:val="en-US"/>
        </w:rPr>
        <w:t>package amount</w:t>
      </w:r>
      <w:r w:rsidR="00D163C4">
        <w:rPr>
          <w:b/>
          <w:bCs/>
          <w:lang w:val="en-US"/>
        </w:rPr>
        <w:t xml:space="preserve"> </w:t>
      </w:r>
      <w:r w:rsidR="001B61A9">
        <w:rPr>
          <w:b/>
          <w:bCs/>
          <w:lang w:val="en-US"/>
        </w:rPr>
        <w:t>should show as display field</w:t>
      </w:r>
    </w:p>
    <w:p w14:paraId="44C33B21" w14:textId="77777777" w:rsidR="00DC4AD8" w:rsidRDefault="00DC4AD8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Due date not required</w:t>
      </w:r>
    </w:p>
    <w:p w14:paraId="589D37CE" w14:textId="77777777" w:rsidR="00C73399" w:rsidRDefault="00DC4AD8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Mode of payment: Cash</w:t>
      </w:r>
      <w:r w:rsidR="009C3604">
        <w:rPr>
          <w:b/>
          <w:bCs/>
          <w:lang w:val="en-US"/>
        </w:rPr>
        <w:t xml:space="preserve"> / Online / </w:t>
      </w:r>
      <w:proofErr w:type="gramStart"/>
      <w:r w:rsidR="009C3604">
        <w:rPr>
          <w:b/>
          <w:bCs/>
          <w:lang w:val="en-US"/>
        </w:rPr>
        <w:t>Office</w:t>
      </w:r>
      <w:r w:rsidR="00C73399">
        <w:rPr>
          <w:b/>
          <w:bCs/>
          <w:lang w:val="en-US"/>
        </w:rPr>
        <w:t xml:space="preserve"> ,</w:t>
      </w:r>
      <w:proofErr w:type="gramEnd"/>
      <w:r w:rsidR="00C73399">
        <w:rPr>
          <w:b/>
          <w:bCs/>
          <w:lang w:val="en-US"/>
        </w:rPr>
        <w:t xml:space="preserve"> </w:t>
      </w:r>
      <w:proofErr w:type="gramStart"/>
      <w:r w:rsidR="00C73399">
        <w:rPr>
          <w:b/>
          <w:bCs/>
          <w:lang w:val="en-US"/>
        </w:rPr>
        <w:t>If</w:t>
      </w:r>
      <w:proofErr w:type="gramEnd"/>
      <w:r w:rsidR="00C73399">
        <w:rPr>
          <w:b/>
          <w:bCs/>
          <w:lang w:val="en-US"/>
        </w:rPr>
        <w:t xml:space="preserve"> not admin, Cash will be </w:t>
      </w:r>
      <w:proofErr w:type="gramStart"/>
      <w:r w:rsidR="00C73399">
        <w:rPr>
          <w:b/>
          <w:bCs/>
          <w:lang w:val="en-US"/>
        </w:rPr>
        <w:t>display</w:t>
      </w:r>
      <w:proofErr w:type="gramEnd"/>
      <w:r w:rsidR="00C73399">
        <w:rPr>
          <w:b/>
          <w:bCs/>
          <w:lang w:val="en-US"/>
        </w:rPr>
        <w:t xml:space="preserve"> field</w:t>
      </w:r>
    </w:p>
    <w:p w14:paraId="28E4DAD5" w14:textId="3351BA5B" w:rsidR="00EA73C0" w:rsidRDefault="00C73399" w:rsidP="00572C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 w:rsidR="00DD74D8">
        <w:rPr>
          <w:b/>
          <w:bCs/>
          <w:lang w:val="en-US"/>
        </w:rPr>
        <w:t xml:space="preserve">online / Office </w:t>
      </w:r>
      <w:r w:rsidR="00ED10D5">
        <w:rPr>
          <w:b/>
          <w:bCs/>
          <w:lang w:val="en-US"/>
        </w:rPr>
        <w:t>–</w:t>
      </w:r>
      <w:r w:rsidR="007F6024">
        <w:rPr>
          <w:b/>
          <w:bCs/>
          <w:lang w:val="en-US"/>
        </w:rPr>
        <w:t xml:space="preserve"> </w:t>
      </w:r>
      <w:r w:rsidR="00075F31">
        <w:rPr>
          <w:b/>
          <w:bCs/>
          <w:lang w:val="en-US"/>
        </w:rPr>
        <w:t>Received ID / Name</w:t>
      </w:r>
      <w:r w:rsidR="00663EB2">
        <w:rPr>
          <w:b/>
          <w:bCs/>
          <w:lang w:val="en-US"/>
        </w:rPr>
        <w:t xml:space="preserve"> </w:t>
      </w:r>
    </w:p>
    <w:p w14:paraId="191B44DA" w14:textId="77777777" w:rsidR="00F37B7B" w:rsidRDefault="00F37B7B" w:rsidP="00572CFB">
      <w:pPr>
        <w:pStyle w:val="NoSpacing"/>
        <w:rPr>
          <w:b/>
          <w:bCs/>
          <w:lang w:val="en-US"/>
        </w:rPr>
      </w:pPr>
    </w:p>
    <w:p w14:paraId="4E2BB460" w14:textId="2776BABD" w:rsidR="00F37B7B" w:rsidRDefault="00F37B7B" w:rsidP="00572CFB">
      <w:pPr>
        <w:pStyle w:val="NoSpacing"/>
        <w:rPr>
          <w:b/>
          <w:bCs/>
        </w:rPr>
      </w:pPr>
      <w:r w:rsidRPr="00F37B7B">
        <w:rPr>
          <w:b/>
          <w:bCs/>
        </w:rPr>
        <w:t>No of Period</w:t>
      </w:r>
      <w:r>
        <w:rPr>
          <w:b/>
          <w:bCs/>
        </w:rPr>
        <w:t xml:space="preserve"> –</w:t>
      </w:r>
    </w:p>
    <w:p w14:paraId="3AFE497D" w14:textId="66018773" w:rsidR="00F37B7B" w:rsidRDefault="00F37B7B" w:rsidP="00572CFB">
      <w:pPr>
        <w:pStyle w:val="NoSpacing"/>
        <w:rPr>
          <w:b/>
          <w:bCs/>
        </w:rPr>
      </w:pPr>
      <w:r>
        <w:rPr>
          <w:b/>
          <w:bCs/>
        </w:rPr>
        <w:t xml:space="preserve">Default </w:t>
      </w:r>
      <w:proofErr w:type="gramStart"/>
      <w:r>
        <w:rPr>
          <w:b/>
          <w:bCs/>
        </w:rPr>
        <w:t xml:space="preserve">Month </w:t>
      </w:r>
      <w:r w:rsidR="00E55D10">
        <w:rPr>
          <w:b/>
          <w:bCs/>
        </w:rPr>
        <w:t xml:space="preserve"> -</w:t>
      </w:r>
      <w:proofErr w:type="gramEnd"/>
      <w:r w:rsidR="00E55D10">
        <w:rPr>
          <w:b/>
          <w:bCs/>
        </w:rPr>
        <w:t xml:space="preserve"> if month </w:t>
      </w:r>
      <w:r w:rsidR="009A71DF">
        <w:rPr>
          <w:b/>
          <w:bCs/>
        </w:rPr>
        <w:t xml:space="preserve">next number selectable 1 to </w:t>
      </w:r>
      <w:proofErr w:type="gramStart"/>
      <w:r w:rsidR="009A71DF">
        <w:rPr>
          <w:b/>
          <w:bCs/>
        </w:rPr>
        <w:t>12 ,</w:t>
      </w:r>
      <w:proofErr w:type="gramEnd"/>
      <w:r w:rsidR="009A71DF">
        <w:rPr>
          <w:b/>
          <w:bCs/>
        </w:rPr>
        <w:t xml:space="preserve"> </w:t>
      </w:r>
      <w:r w:rsidR="00664F1A">
        <w:rPr>
          <w:b/>
          <w:bCs/>
        </w:rPr>
        <w:t>if select year same action required</w:t>
      </w:r>
    </w:p>
    <w:p w14:paraId="7C0FDC45" w14:textId="11C40C34" w:rsidR="009A71DF" w:rsidRDefault="009A71DF" w:rsidP="00572CFB">
      <w:pPr>
        <w:pStyle w:val="NoSpacing"/>
        <w:rPr>
          <w:b/>
          <w:bCs/>
        </w:rPr>
      </w:pPr>
      <w:r>
        <w:rPr>
          <w:b/>
          <w:bCs/>
        </w:rPr>
        <w:t xml:space="preserve">If </w:t>
      </w:r>
      <w:proofErr w:type="gramStart"/>
      <w:r w:rsidR="00F81232">
        <w:rPr>
          <w:b/>
          <w:bCs/>
        </w:rPr>
        <w:t xml:space="preserve">days  </w:t>
      </w:r>
      <w:r>
        <w:rPr>
          <w:b/>
          <w:bCs/>
        </w:rPr>
        <w:t>select</w:t>
      </w:r>
      <w:r w:rsidR="00F81232">
        <w:rPr>
          <w:b/>
          <w:bCs/>
        </w:rPr>
        <w:t>ed</w:t>
      </w:r>
      <w:proofErr w:type="gramEnd"/>
      <w:r w:rsidR="00664F1A">
        <w:rPr>
          <w:b/>
          <w:bCs/>
        </w:rPr>
        <w:t>,</w:t>
      </w:r>
      <w:r w:rsidR="00FE42CA">
        <w:rPr>
          <w:b/>
          <w:bCs/>
        </w:rPr>
        <w:t xml:space="preserve"> next number </w:t>
      </w:r>
      <w:proofErr w:type="gramStart"/>
      <w:r w:rsidR="00FE42CA">
        <w:rPr>
          <w:b/>
          <w:bCs/>
        </w:rPr>
        <w:t xml:space="preserve">of </w:t>
      </w:r>
      <w:r w:rsidR="00664F1A">
        <w:rPr>
          <w:b/>
          <w:bCs/>
        </w:rPr>
        <w:t xml:space="preserve"> </w:t>
      </w:r>
      <w:r w:rsidR="00F81232">
        <w:rPr>
          <w:b/>
          <w:bCs/>
        </w:rPr>
        <w:t>days</w:t>
      </w:r>
      <w:proofErr w:type="gramEnd"/>
      <w:r w:rsidR="00F81232">
        <w:rPr>
          <w:b/>
          <w:bCs/>
        </w:rPr>
        <w:t xml:space="preserve"> should show as display fields</w:t>
      </w:r>
      <w:r w:rsidR="008F5D5D">
        <w:rPr>
          <w:b/>
          <w:bCs/>
        </w:rPr>
        <w:t>,</w:t>
      </w:r>
    </w:p>
    <w:p w14:paraId="016FB1BA" w14:textId="77777777" w:rsidR="00907733" w:rsidRDefault="008F5D5D" w:rsidP="00907733">
      <w:pPr>
        <w:pStyle w:val="NoSpacing"/>
        <w:rPr>
          <w:b/>
          <w:bCs/>
        </w:rPr>
      </w:pPr>
      <w:r>
        <w:rPr>
          <w:b/>
          <w:bCs/>
        </w:rPr>
        <w:t xml:space="preserve">Start date </w:t>
      </w:r>
      <w:r w:rsidR="00F978AD">
        <w:rPr>
          <w:b/>
          <w:bCs/>
        </w:rPr>
        <w:t xml:space="preserve">should be first date of the </w:t>
      </w:r>
      <w:proofErr w:type="gramStart"/>
      <w:r w:rsidR="00F978AD">
        <w:rPr>
          <w:b/>
          <w:bCs/>
        </w:rPr>
        <w:t>month ,</w:t>
      </w:r>
      <w:proofErr w:type="gramEnd"/>
      <w:r w:rsidR="00F978AD">
        <w:rPr>
          <w:b/>
          <w:bCs/>
        </w:rPr>
        <w:t xml:space="preserve"> which is mentioned in the month fields </w:t>
      </w:r>
      <w:r w:rsidR="00C65225">
        <w:rPr>
          <w:b/>
          <w:bCs/>
        </w:rPr>
        <w:t>and year field,</w:t>
      </w:r>
      <w:r w:rsidR="00907733">
        <w:rPr>
          <w:b/>
          <w:bCs/>
        </w:rPr>
        <w:t xml:space="preserve"> display field fields </w:t>
      </w:r>
    </w:p>
    <w:p w14:paraId="1FF5FABA" w14:textId="3501E465" w:rsidR="008F5D5D" w:rsidRDefault="008F5D5D" w:rsidP="00572CFB">
      <w:pPr>
        <w:pStyle w:val="NoSpacing"/>
        <w:rPr>
          <w:b/>
          <w:bCs/>
        </w:rPr>
      </w:pPr>
    </w:p>
    <w:p w14:paraId="21B0CEE3" w14:textId="28DB5BFE" w:rsidR="00C65225" w:rsidRDefault="00C65225" w:rsidP="00C65225">
      <w:pPr>
        <w:pStyle w:val="NoSpacing"/>
        <w:rPr>
          <w:b/>
          <w:bCs/>
        </w:rPr>
      </w:pPr>
      <w:r>
        <w:rPr>
          <w:b/>
          <w:bCs/>
        </w:rPr>
        <w:lastRenderedPageBreak/>
        <w:t xml:space="preserve">End date should last date of the </w:t>
      </w:r>
      <w:proofErr w:type="gramStart"/>
      <w:r>
        <w:rPr>
          <w:b/>
          <w:bCs/>
        </w:rPr>
        <w:t>month ,</w:t>
      </w:r>
      <w:proofErr w:type="gramEnd"/>
      <w:r>
        <w:rPr>
          <w:b/>
          <w:bCs/>
        </w:rPr>
        <w:t xml:space="preserve"> which is mentioned in the month fields and year field,</w:t>
      </w:r>
      <w:r w:rsidR="00487E07">
        <w:rPr>
          <w:b/>
          <w:bCs/>
        </w:rPr>
        <w:t xml:space="preserve"> display field</w:t>
      </w:r>
      <w:r w:rsidR="00907733">
        <w:rPr>
          <w:b/>
          <w:bCs/>
        </w:rPr>
        <w:t xml:space="preserve"> fields </w:t>
      </w:r>
    </w:p>
    <w:p w14:paraId="55CA53F0" w14:textId="2B95DC4B" w:rsidR="00487E07" w:rsidRDefault="00487E07" w:rsidP="00487E07">
      <w:pPr>
        <w:pStyle w:val="NoSpacing"/>
        <w:rPr>
          <w:b/>
          <w:bCs/>
        </w:rPr>
      </w:pPr>
      <w:r>
        <w:rPr>
          <w:b/>
          <w:bCs/>
        </w:rPr>
        <w:t xml:space="preserve">If </w:t>
      </w:r>
      <w:proofErr w:type="gramStart"/>
      <w:r>
        <w:rPr>
          <w:b/>
          <w:bCs/>
        </w:rPr>
        <w:t>days  selected</w:t>
      </w:r>
      <w:proofErr w:type="gramEnd"/>
      <w:r>
        <w:rPr>
          <w:b/>
          <w:bCs/>
        </w:rPr>
        <w:t xml:space="preserve">, </w:t>
      </w:r>
      <w:r w:rsidR="00907733">
        <w:rPr>
          <w:b/>
          <w:bCs/>
        </w:rPr>
        <w:t xml:space="preserve">start can editable, amount can </w:t>
      </w:r>
      <w:r w:rsidR="00EA021E">
        <w:rPr>
          <w:b/>
          <w:bCs/>
        </w:rPr>
        <w:t>calculate based on this.</w:t>
      </w:r>
    </w:p>
    <w:p w14:paraId="040E6EAA" w14:textId="06DDC714" w:rsidR="00EA021E" w:rsidRDefault="00EA021E" w:rsidP="00487E07">
      <w:pPr>
        <w:pStyle w:val="NoSpacing"/>
        <w:rPr>
          <w:b/>
          <w:bCs/>
        </w:rPr>
      </w:pPr>
      <w:r>
        <w:rPr>
          <w:b/>
          <w:bCs/>
        </w:rPr>
        <w:t xml:space="preserve">Count field required to </w:t>
      </w:r>
      <w:r w:rsidR="00D02076">
        <w:rPr>
          <w:b/>
          <w:bCs/>
        </w:rPr>
        <w:t xml:space="preserve">capture the no of month received, for example </w:t>
      </w:r>
      <w:r w:rsidR="00F40D9D">
        <w:rPr>
          <w:b/>
          <w:bCs/>
        </w:rPr>
        <w:t>–</w:t>
      </w:r>
      <w:r w:rsidR="00D02076">
        <w:rPr>
          <w:b/>
          <w:bCs/>
        </w:rPr>
        <w:t xml:space="preserve"> </w:t>
      </w:r>
      <w:r w:rsidR="00F40D9D">
        <w:rPr>
          <w:b/>
          <w:bCs/>
        </w:rPr>
        <w:t xml:space="preserve">paid amount for </w:t>
      </w:r>
      <w:proofErr w:type="gramStart"/>
      <w:r w:rsidR="00F40D9D">
        <w:rPr>
          <w:b/>
          <w:bCs/>
        </w:rPr>
        <w:t>2 month</w:t>
      </w:r>
      <w:proofErr w:type="gramEnd"/>
      <w:r w:rsidR="00F40D9D">
        <w:rPr>
          <w:b/>
          <w:bCs/>
        </w:rPr>
        <w:t xml:space="preserve">, count should be 2, if it’s 1 month count will be 1, </w:t>
      </w:r>
      <w:r w:rsidR="00AE37EE">
        <w:rPr>
          <w:b/>
          <w:bCs/>
        </w:rPr>
        <w:t>Full month is equal to 1 count, if its days</w:t>
      </w:r>
      <w:r w:rsidR="00BC397C">
        <w:rPr>
          <w:b/>
          <w:bCs/>
        </w:rPr>
        <w:t xml:space="preserve"> based on number days in a month</w:t>
      </w:r>
      <w:r w:rsidR="00E3169E">
        <w:rPr>
          <w:b/>
          <w:bCs/>
        </w:rPr>
        <w:t xml:space="preserve">, count will be calculate </w:t>
      </w:r>
      <w:r w:rsidR="00BC397C">
        <w:rPr>
          <w:b/>
          <w:bCs/>
        </w:rPr>
        <w:t>based on value 1</w:t>
      </w:r>
    </w:p>
    <w:p w14:paraId="020004F1" w14:textId="77777777" w:rsidR="00487E07" w:rsidRDefault="00487E07" w:rsidP="00C65225">
      <w:pPr>
        <w:pStyle w:val="NoSpacing"/>
        <w:rPr>
          <w:b/>
          <w:bCs/>
        </w:rPr>
      </w:pPr>
    </w:p>
    <w:p w14:paraId="5FC2C81E" w14:textId="77777777" w:rsidR="00487E07" w:rsidRDefault="00487E07" w:rsidP="00C65225">
      <w:pPr>
        <w:pStyle w:val="NoSpacing"/>
        <w:rPr>
          <w:b/>
          <w:bCs/>
        </w:rPr>
      </w:pPr>
    </w:p>
    <w:p w14:paraId="60529B15" w14:textId="06EA2034" w:rsidR="00C65225" w:rsidRDefault="0006140D" w:rsidP="00572CFB">
      <w:pPr>
        <w:pStyle w:val="NoSpacing"/>
        <w:rPr>
          <w:b/>
          <w:bCs/>
        </w:rPr>
      </w:pPr>
      <w:r>
        <w:rPr>
          <w:b/>
          <w:bCs/>
          <w:lang w:val="en-US"/>
        </w:rPr>
        <w:t xml:space="preserve">Label of –days </w:t>
      </w:r>
      <w:r w:rsidR="0007131B">
        <w:rPr>
          <w:b/>
          <w:bCs/>
          <w:lang w:val="en-US"/>
        </w:rPr>
        <w:t xml:space="preserve">Below </w:t>
      </w:r>
      <w:r w:rsidR="0007131B" w:rsidRPr="0007131B">
        <w:rPr>
          <w:b/>
          <w:bCs/>
        </w:rPr>
        <w:t>No of Period</w:t>
      </w:r>
      <w:r w:rsidR="004563B8">
        <w:rPr>
          <w:b/>
          <w:bCs/>
        </w:rPr>
        <w:t xml:space="preserve"> </w:t>
      </w:r>
      <w:r>
        <w:rPr>
          <w:b/>
          <w:bCs/>
        </w:rPr>
        <w:t>not required</w:t>
      </w:r>
    </w:p>
    <w:p w14:paraId="319C5ECC" w14:textId="157F91C1" w:rsidR="009B5E43" w:rsidRDefault="009B5E43" w:rsidP="00572CFB">
      <w:pPr>
        <w:pStyle w:val="NoSpacing"/>
        <w:rPr>
          <w:b/>
          <w:bCs/>
        </w:rPr>
      </w:pPr>
      <w:r w:rsidRPr="009B5E43">
        <w:rPr>
          <w:b/>
          <w:bCs/>
        </w:rPr>
        <w:t>Amount</w:t>
      </w:r>
      <w:r>
        <w:rPr>
          <w:b/>
          <w:bCs/>
        </w:rPr>
        <w:t xml:space="preserve"> – not required here</w:t>
      </w:r>
    </w:p>
    <w:p w14:paraId="279FDCA8" w14:textId="615C85C2" w:rsidR="00F900CB" w:rsidRDefault="00F900CB" w:rsidP="00572CFB">
      <w:pPr>
        <w:pStyle w:val="NoSpacing"/>
        <w:rPr>
          <w:b/>
          <w:bCs/>
        </w:rPr>
      </w:pPr>
      <w:r w:rsidRPr="00F900CB">
        <w:rPr>
          <w:b/>
          <w:bCs/>
        </w:rPr>
        <w:t>Paid Amount</w:t>
      </w:r>
      <w:r>
        <w:rPr>
          <w:b/>
          <w:bCs/>
        </w:rPr>
        <w:t xml:space="preserve"> – package amount first then user enterable amount</w:t>
      </w:r>
    </w:p>
    <w:p w14:paraId="3110D17B" w14:textId="788ABF7A" w:rsidR="00F900CB" w:rsidRDefault="006844EF" w:rsidP="00572CFB">
      <w:pPr>
        <w:pStyle w:val="NoSpacing"/>
        <w:rPr>
          <w:b/>
          <w:bCs/>
        </w:rPr>
      </w:pPr>
      <w:r>
        <w:rPr>
          <w:b/>
          <w:bCs/>
        </w:rPr>
        <w:t xml:space="preserve">No of Period – accommodate </w:t>
      </w:r>
      <w:r w:rsidR="009C7063">
        <w:rPr>
          <w:b/>
          <w:bCs/>
        </w:rPr>
        <w:t>– days – selection – count in single field</w:t>
      </w:r>
    </w:p>
    <w:p w14:paraId="52B16572" w14:textId="2CDD4C94" w:rsidR="00DC7787" w:rsidRDefault="00DC7787" w:rsidP="00572CFB">
      <w:pPr>
        <w:pStyle w:val="NoSpacing"/>
        <w:rPr>
          <w:b/>
          <w:bCs/>
        </w:rPr>
      </w:pPr>
      <w:r w:rsidRPr="00DC7787">
        <w:rPr>
          <w:b/>
          <w:bCs/>
        </w:rPr>
        <w:t>Paid amount is not equal to package amount. Balance: 171.61</w:t>
      </w:r>
      <w:r>
        <w:rPr>
          <w:b/>
          <w:bCs/>
        </w:rPr>
        <w:t xml:space="preserve"> </w:t>
      </w:r>
      <w:r w:rsidR="007048B3">
        <w:rPr>
          <w:b/>
          <w:bCs/>
        </w:rPr>
        <w:t>– this should be a tool tip</w:t>
      </w:r>
    </w:p>
    <w:p w14:paraId="6B938048" w14:textId="77777777" w:rsidR="00577488" w:rsidRDefault="00577488" w:rsidP="00572CFB">
      <w:pPr>
        <w:pStyle w:val="NoSpacing"/>
        <w:rPr>
          <w:b/>
          <w:bCs/>
        </w:rPr>
      </w:pPr>
    </w:p>
    <w:p w14:paraId="20C15E13" w14:textId="65923598" w:rsidR="00942406" w:rsidRDefault="00942406" w:rsidP="00572CFB">
      <w:pPr>
        <w:pStyle w:val="NoSpacing"/>
        <w:rPr>
          <w:b/>
          <w:bCs/>
        </w:rPr>
      </w:pPr>
      <w:r>
        <w:rPr>
          <w:b/>
          <w:bCs/>
        </w:rPr>
        <w:t xml:space="preserve">Month and Year – accommodate </w:t>
      </w:r>
      <w:r w:rsidR="00F002C2">
        <w:rPr>
          <w:b/>
          <w:bCs/>
        </w:rPr>
        <w:t xml:space="preserve">in single area </w:t>
      </w:r>
    </w:p>
    <w:p w14:paraId="60A12B2E" w14:textId="2B843C74" w:rsidR="00532B9E" w:rsidRDefault="00577488" w:rsidP="00572CFB">
      <w:pPr>
        <w:pStyle w:val="NoSpacing"/>
        <w:rPr>
          <w:b/>
          <w:bCs/>
        </w:rPr>
      </w:pPr>
      <w:r>
        <w:rPr>
          <w:b/>
          <w:bCs/>
        </w:rPr>
        <w:t xml:space="preserve">No of period – month default, if select day, default </w:t>
      </w:r>
      <w:r w:rsidR="007F4E73">
        <w:rPr>
          <w:b/>
          <w:bCs/>
        </w:rPr>
        <w:t>start date should be 1</w:t>
      </w:r>
      <w:r w:rsidR="007F4E73" w:rsidRPr="007F4E73">
        <w:rPr>
          <w:b/>
          <w:bCs/>
          <w:vertAlign w:val="superscript"/>
        </w:rPr>
        <w:t>st</w:t>
      </w:r>
      <w:r w:rsidR="007F4E73">
        <w:rPr>
          <w:b/>
          <w:bCs/>
        </w:rPr>
        <w:t xml:space="preserve"> date of the </w:t>
      </w:r>
      <w:r w:rsidR="00995636">
        <w:rPr>
          <w:b/>
          <w:bCs/>
        </w:rPr>
        <w:t xml:space="preserve">month and year </w:t>
      </w:r>
      <w:proofErr w:type="gramStart"/>
      <w:r w:rsidR="00995636">
        <w:rPr>
          <w:b/>
          <w:bCs/>
        </w:rPr>
        <w:t xml:space="preserve">– </w:t>
      </w:r>
      <w:r w:rsidR="00D37E57">
        <w:rPr>
          <w:b/>
          <w:bCs/>
        </w:rPr>
        <w:t xml:space="preserve"> no</w:t>
      </w:r>
      <w:proofErr w:type="gramEnd"/>
      <w:r w:rsidR="00D37E57">
        <w:rPr>
          <w:b/>
          <w:bCs/>
        </w:rPr>
        <w:t xml:space="preserve"> of period all fields reduce width count over</w:t>
      </w:r>
      <w:r w:rsidR="00A418A2">
        <w:rPr>
          <w:b/>
          <w:bCs/>
        </w:rPr>
        <w:t>lap in start date</w:t>
      </w:r>
    </w:p>
    <w:p w14:paraId="7D49254E" w14:textId="77777777" w:rsidR="00532B9E" w:rsidRDefault="00532B9E" w:rsidP="00572CFB">
      <w:pPr>
        <w:pStyle w:val="NoSpacing"/>
        <w:rPr>
          <w:b/>
          <w:bCs/>
        </w:rPr>
      </w:pPr>
    </w:p>
    <w:p w14:paraId="0018920B" w14:textId="77777777" w:rsidR="00402F52" w:rsidRPr="00402F52" w:rsidRDefault="00402F52" w:rsidP="00402F52">
      <w:pPr>
        <w:pStyle w:val="NoSpacing"/>
        <w:rPr>
          <w:b/>
          <w:bCs/>
          <w:lang w:val="en-US"/>
        </w:rPr>
      </w:pPr>
      <w:r w:rsidRPr="00402F52">
        <w:rPr>
          <w:b/>
          <w:bCs/>
          <w:lang w:val="en-US"/>
        </w:rPr>
        <w:t>Add Subscription Details</w:t>
      </w:r>
    </w:p>
    <w:p w14:paraId="35CCABB7" w14:textId="77777777" w:rsidR="00402F52" w:rsidRDefault="00402F52" w:rsidP="00572CFB">
      <w:pPr>
        <w:pStyle w:val="NoSpacing"/>
        <w:rPr>
          <w:b/>
          <w:bCs/>
        </w:rPr>
      </w:pPr>
    </w:p>
    <w:p w14:paraId="17713773" w14:textId="60C2C5B1" w:rsidR="00532B9E" w:rsidRDefault="00532B9E" w:rsidP="00572CFB">
      <w:pPr>
        <w:pStyle w:val="NoSpacing"/>
        <w:rPr>
          <w:b/>
          <w:bCs/>
        </w:rPr>
      </w:pPr>
      <w:r w:rsidRPr="00532B9E">
        <w:rPr>
          <w:b/>
          <w:bCs/>
        </w:rPr>
        <w:t>Month / Year</w:t>
      </w:r>
      <w:r w:rsidR="00402F52">
        <w:rPr>
          <w:b/>
          <w:bCs/>
        </w:rPr>
        <w:t xml:space="preserve"> – </w:t>
      </w:r>
      <w:proofErr w:type="gramStart"/>
      <w:r w:rsidR="00402F52">
        <w:rPr>
          <w:b/>
          <w:bCs/>
        </w:rPr>
        <w:t xml:space="preserve">selectable </w:t>
      </w:r>
      <w:r w:rsidR="00C36F99">
        <w:rPr>
          <w:b/>
          <w:bCs/>
        </w:rPr>
        <w:t>,</w:t>
      </w:r>
      <w:proofErr w:type="gramEnd"/>
      <w:r w:rsidR="00C36F99">
        <w:rPr>
          <w:b/>
          <w:bCs/>
        </w:rPr>
        <w:t xml:space="preserve"> default – current month and </w:t>
      </w:r>
      <w:proofErr w:type="spellStart"/>
      <w:r w:rsidR="00C36F99">
        <w:rPr>
          <w:b/>
          <w:bCs/>
        </w:rPr>
        <w:t>yearm</w:t>
      </w:r>
      <w:proofErr w:type="spellEnd"/>
      <w:r w:rsidR="00C36F99">
        <w:rPr>
          <w:b/>
          <w:bCs/>
        </w:rPr>
        <w:t xml:space="preserve"> duplication should not allow</w:t>
      </w:r>
    </w:p>
    <w:p w14:paraId="124DF493" w14:textId="23550217" w:rsidR="00C36F99" w:rsidRDefault="003A34F1" w:rsidP="00572CFB">
      <w:pPr>
        <w:pStyle w:val="NoSpacing"/>
        <w:rPr>
          <w:b/>
          <w:bCs/>
        </w:rPr>
      </w:pPr>
      <w:r>
        <w:rPr>
          <w:b/>
          <w:bCs/>
        </w:rPr>
        <w:t xml:space="preserve">If day select, start date / end date editable, </w:t>
      </w:r>
      <w:r w:rsidR="005028DE">
        <w:rPr>
          <w:b/>
          <w:bCs/>
        </w:rPr>
        <w:t>default start date – current date, end date – last date of the current month, count always – display field</w:t>
      </w:r>
    </w:p>
    <w:p w14:paraId="54A3D5D5" w14:textId="77777777" w:rsidR="005028DE" w:rsidRDefault="005028DE" w:rsidP="00572CFB">
      <w:pPr>
        <w:pStyle w:val="NoSpacing"/>
        <w:rPr>
          <w:b/>
          <w:bCs/>
        </w:rPr>
      </w:pPr>
    </w:p>
    <w:p w14:paraId="53114F17" w14:textId="77777777" w:rsidR="00381C72" w:rsidRPr="00381C72" w:rsidRDefault="000345F3" w:rsidP="00381C72">
      <w:pPr>
        <w:pStyle w:val="NoSpacing"/>
        <w:rPr>
          <w:b/>
          <w:bCs/>
          <w:lang w:val="en-US"/>
        </w:rPr>
      </w:pPr>
      <w:r>
        <w:rPr>
          <w:b/>
          <w:bCs/>
        </w:rPr>
        <w:t>If Month</w:t>
      </w:r>
      <w:r w:rsidR="008E3D1A">
        <w:rPr>
          <w:b/>
          <w:bCs/>
        </w:rPr>
        <w:t>/</w:t>
      </w:r>
      <w:proofErr w:type="gramStart"/>
      <w:r w:rsidR="008E3D1A">
        <w:rPr>
          <w:b/>
          <w:bCs/>
        </w:rPr>
        <w:t xml:space="preserve">Year </w:t>
      </w:r>
      <w:r>
        <w:rPr>
          <w:b/>
          <w:bCs/>
        </w:rPr>
        <w:t xml:space="preserve"> selected</w:t>
      </w:r>
      <w:proofErr w:type="gramEnd"/>
      <w:r>
        <w:rPr>
          <w:b/>
          <w:bCs/>
        </w:rPr>
        <w:t xml:space="preserve"> </w:t>
      </w:r>
      <w:r w:rsidR="008E3D1A">
        <w:rPr>
          <w:b/>
          <w:bCs/>
        </w:rPr>
        <w:t xml:space="preserve">- </w:t>
      </w:r>
      <w:proofErr w:type="spellStart"/>
      <w:r w:rsidR="008E3D1A" w:rsidRPr="008E3D1A">
        <w:rPr>
          <w:b/>
          <w:bCs/>
        </w:rPr>
        <w:t>number_of_days_or_months</w:t>
      </w:r>
      <w:proofErr w:type="spellEnd"/>
      <w:r w:rsidR="008E3D1A">
        <w:rPr>
          <w:b/>
          <w:bCs/>
        </w:rPr>
        <w:t xml:space="preserve"> selectable from 1 to </w:t>
      </w:r>
      <w:proofErr w:type="gramStart"/>
      <w:r w:rsidR="008E3D1A">
        <w:rPr>
          <w:b/>
          <w:bCs/>
        </w:rPr>
        <w:t>12 ,</w:t>
      </w:r>
      <w:proofErr w:type="gramEnd"/>
      <w:r w:rsidR="008E3D1A">
        <w:rPr>
          <w:b/>
          <w:bCs/>
        </w:rPr>
        <w:t xml:space="preserve"> default value must be 1</w:t>
      </w:r>
      <w:r w:rsidR="00A40A7C">
        <w:rPr>
          <w:b/>
          <w:bCs/>
        </w:rPr>
        <w:br/>
      </w:r>
      <w:r w:rsidR="00A40A7C">
        <w:rPr>
          <w:b/>
          <w:bCs/>
        </w:rPr>
        <w:br/>
      </w:r>
      <w:r w:rsidR="00A40A7C" w:rsidRPr="00A40A7C">
        <w:rPr>
          <w:b/>
          <w:bCs/>
        </w:rPr>
        <w:t>Collected By</w:t>
      </w:r>
      <w:r w:rsidR="00A40A7C">
        <w:rPr>
          <w:b/>
          <w:bCs/>
        </w:rPr>
        <w:t xml:space="preserve"> </w:t>
      </w:r>
      <w:r w:rsidR="00614ACE">
        <w:rPr>
          <w:b/>
          <w:bCs/>
        </w:rPr>
        <w:t>–</w:t>
      </w:r>
      <w:r w:rsidR="00A40A7C">
        <w:rPr>
          <w:b/>
          <w:bCs/>
        </w:rPr>
        <w:t xml:space="preserve"> </w:t>
      </w:r>
      <w:r w:rsidR="00614ACE">
        <w:rPr>
          <w:b/>
          <w:bCs/>
        </w:rPr>
        <w:t xml:space="preserve">user logged in name, if not </w:t>
      </w:r>
      <w:proofErr w:type="gramStart"/>
      <w:r w:rsidR="00614ACE">
        <w:rPr>
          <w:b/>
          <w:bCs/>
        </w:rPr>
        <w:t>admin ,</w:t>
      </w:r>
      <w:proofErr w:type="gramEnd"/>
      <w:r w:rsidR="00614ACE">
        <w:rPr>
          <w:b/>
          <w:bCs/>
        </w:rPr>
        <w:t xml:space="preserve"> disabled fields</w:t>
      </w:r>
      <w:r w:rsidR="00614ACE">
        <w:rPr>
          <w:b/>
          <w:bCs/>
        </w:rPr>
        <w:br/>
      </w:r>
      <w:r w:rsidR="00614ACE">
        <w:rPr>
          <w:b/>
          <w:bCs/>
        </w:rPr>
        <w:br/>
      </w:r>
      <w:r w:rsidR="00614ACE" w:rsidRPr="00614ACE">
        <w:rPr>
          <w:b/>
          <w:bCs/>
        </w:rPr>
        <w:t>Mode of Payment</w:t>
      </w:r>
      <w:r w:rsidR="00614ACE">
        <w:rPr>
          <w:b/>
          <w:bCs/>
        </w:rPr>
        <w:t xml:space="preserve"> – default </w:t>
      </w:r>
      <w:r w:rsidR="00A613F1">
        <w:rPr>
          <w:b/>
          <w:bCs/>
        </w:rPr>
        <w:t>“Cash”, if not admin disabled fields</w:t>
      </w:r>
      <w:r w:rsidR="00A613F1">
        <w:rPr>
          <w:b/>
          <w:bCs/>
        </w:rPr>
        <w:br/>
      </w:r>
      <w:r w:rsidR="00381C72">
        <w:rPr>
          <w:b/>
          <w:bCs/>
        </w:rPr>
        <w:br/>
      </w:r>
      <w:r w:rsidR="00381C72" w:rsidRPr="00381C72">
        <w:rPr>
          <w:b/>
          <w:bCs/>
          <w:lang w:val="en-US"/>
        </w:rPr>
        <w:t>Edit Subscription Details</w:t>
      </w:r>
    </w:p>
    <w:p w14:paraId="5B182593" w14:textId="68455E9F" w:rsidR="000345F3" w:rsidRDefault="00381C72" w:rsidP="00572CFB">
      <w:pPr>
        <w:pStyle w:val="NoSpacing"/>
        <w:rPr>
          <w:b/>
          <w:bCs/>
        </w:rPr>
      </w:pPr>
      <w:r w:rsidRPr="00532B9E">
        <w:rPr>
          <w:b/>
          <w:bCs/>
        </w:rPr>
        <w:t>Month / Year</w:t>
      </w:r>
      <w:r>
        <w:rPr>
          <w:b/>
          <w:bCs/>
        </w:rPr>
        <w:t xml:space="preserve"> – disabled</w:t>
      </w:r>
    </w:p>
    <w:p w14:paraId="7E48362B" w14:textId="77777777" w:rsidR="00381C72" w:rsidRDefault="00381C72" w:rsidP="00381C72">
      <w:pPr>
        <w:pStyle w:val="NoSpacing"/>
        <w:rPr>
          <w:b/>
          <w:bCs/>
        </w:rPr>
      </w:pPr>
      <w:r w:rsidRPr="00532B9E">
        <w:rPr>
          <w:b/>
          <w:bCs/>
        </w:rPr>
        <w:t>Month / Year</w:t>
      </w:r>
      <w:r>
        <w:rPr>
          <w:b/>
          <w:bCs/>
        </w:rPr>
        <w:t xml:space="preserve"> – </w:t>
      </w:r>
      <w:proofErr w:type="gramStart"/>
      <w:r>
        <w:rPr>
          <w:b/>
          <w:bCs/>
        </w:rPr>
        <w:t>selectable ,</w:t>
      </w:r>
      <w:proofErr w:type="gramEnd"/>
      <w:r>
        <w:rPr>
          <w:b/>
          <w:bCs/>
        </w:rPr>
        <w:t xml:space="preserve"> default – current month and </w:t>
      </w:r>
      <w:proofErr w:type="spellStart"/>
      <w:r>
        <w:rPr>
          <w:b/>
          <w:bCs/>
        </w:rPr>
        <w:t>yearm</w:t>
      </w:r>
      <w:proofErr w:type="spellEnd"/>
      <w:r>
        <w:rPr>
          <w:b/>
          <w:bCs/>
        </w:rPr>
        <w:t xml:space="preserve"> duplication should not allow</w:t>
      </w:r>
    </w:p>
    <w:p w14:paraId="335308EE" w14:textId="77777777" w:rsidR="00381C72" w:rsidRDefault="00381C72" w:rsidP="00381C72">
      <w:pPr>
        <w:pStyle w:val="NoSpacing"/>
        <w:rPr>
          <w:b/>
          <w:bCs/>
        </w:rPr>
      </w:pPr>
      <w:r>
        <w:rPr>
          <w:b/>
          <w:bCs/>
        </w:rPr>
        <w:t>If day select, start date / end date editable, default start date – current date, end date – last date of the current month, count always – display field</w:t>
      </w:r>
    </w:p>
    <w:p w14:paraId="138A6F4D" w14:textId="77777777" w:rsidR="00381C72" w:rsidRDefault="00381C72" w:rsidP="00381C72">
      <w:pPr>
        <w:pStyle w:val="NoSpacing"/>
        <w:rPr>
          <w:b/>
          <w:bCs/>
        </w:rPr>
      </w:pPr>
    </w:p>
    <w:p w14:paraId="4202BE38" w14:textId="40DC9279" w:rsidR="00381C72" w:rsidRDefault="00381C72" w:rsidP="00381C72">
      <w:pPr>
        <w:pStyle w:val="NoSpacing"/>
        <w:rPr>
          <w:b/>
          <w:bCs/>
        </w:rPr>
      </w:pPr>
      <w:r>
        <w:rPr>
          <w:b/>
          <w:bCs/>
        </w:rPr>
        <w:t>If Month/</w:t>
      </w:r>
      <w:proofErr w:type="gramStart"/>
      <w:r>
        <w:rPr>
          <w:b/>
          <w:bCs/>
        </w:rPr>
        <w:t>Year  selected</w:t>
      </w:r>
      <w:proofErr w:type="gramEnd"/>
      <w:r>
        <w:rPr>
          <w:b/>
          <w:bCs/>
        </w:rPr>
        <w:t xml:space="preserve"> - </w:t>
      </w:r>
      <w:proofErr w:type="spellStart"/>
      <w:r w:rsidRPr="008E3D1A">
        <w:rPr>
          <w:b/>
          <w:bCs/>
        </w:rPr>
        <w:t>number_of_days_or_months</w:t>
      </w:r>
      <w:proofErr w:type="spellEnd"/>
      <w:r>
        <w:rPr>
          <w:b/>
          <w:bCs/>
        </w:rPr>
        <w:t xml:space="preserve"> selectable from 1 to </w:t>
      </w:r>
      <w:proofErr w:type="gramStart"/>
      <w:r>
        <w:rPr>
          <w:b/>
          <w:bCs/>
        </w:rPr>
        <w:t>12 ,</w:t>
      </w:r>
      <w:proofErr w:type="gramEnd"/>
      <w:r>
        <w:rPr>
          <w:b/>
          <w:bCs/>
        </w:rPr>
        <w:t xml:space="preserve"> default value must be 1</w:t>
      </w:r>
      <w:r>
        <w:rPr>
          <w:b/>
          <w:bCs/>
        </w:rPr>
        <w:br/>
      </w:r>
      <w:r>
        <w:rPr>
          <w:b/>
          <w:bCs/>
        </w:rPr>
        <w:br/>
      </w:r>
      <w:r w:rsidRPr="00A40A7C">
        <w:rPr>
          <w:b/>
          <w:bCs/>
        </w:rPr>
        <w:t>Collected By</w:t>
      </w:r>
      <w:r>
        <w:rPr>
          <w:b/>
          <w:bCs/>
        </w:rPr>
        <w:t xml:space="preserve"> – user logged in name, if not </w:t>
      </w:r>
      <w:proofErr w:type="gramStart"/>
      <w:r>
        <w:rPr>
          <w:b/>
          <w:bCs/>
        </w:rPr>
        <w:t>admin ,</w:t>
      </w:r>
      <w:proofErr w:type="gramEnd"/>
      <w:r>
        <w:rPr>
          <w:b/>
          <w:bCs/>
        </w:rPr>
        <w:t xml:space="preserve"> disabled fields</w:t>
      </w:r>
      <w:r>
        <w:rPr>
          <w:b/>
          <w:bCs/>
        </w:rPr>
        <w:br/>
      </w:r>
      <w:r>
        <w:rPr>
          <w:b/>
          <w:bCs/>
        </w:rPr>
        <w:br/>
      </w:r>
      <w:r w:rsidRPr="00614ACE">
        <w:rPr>
          <w:b/>
          <w:bCs/>
        </w:rPr>
        <w:t>Mode of Payment</w:t>
      </w:r>
      <w:r>
        <w:rPr>
          <w:b/>
          <w:bCs/>
        </w:rPr>
        <w:t xml:space="preserve"> – default “Cash”, if not admin disabled fields</w:t>
      </w:r>
      <w:r>
        <w:rPr>
          <w:b/>
          <w:bCs/>
        </w:rPr>
        <w:br/>
      </w:r>
    </w:p>
    <w:p w14:paraId="0E1A6098" w14:textId="6F91D36F" w:rsidR="00AA3A71" w:rsidRDefault="00AA3A71" w:rsidP="00381C72">
      <w:pPr>
        <w:pStyle w:val="NoSpacing"/>
        <w:rPr>
          <w:b/>
          <w:bCs/>
        </w:rPr>
      </w:pPr>
      <w:proofErr w:type="spellStart"/>
      <w:r w:rsidRPr="00AA3A71">
        <w:rPr>
          <w:b/>
          <w:bCs/>
        </w:rPr>
        <w:lastRenderedPageBreak/>
        <w:t>received_count</w:t>
      </w:r>
      <w:proofErr w:type="spellEnd"/>
      <w:r>
        <w:rPr>
          <w:b/>
          <w:bCs/>
        </w:rPr>
        <w:t xml:space="preserve"> – disabled field, </w:t>
      </w:r>
      <w:r w:rsidR="00C64B61">
        <w:rPr>
          <w:b/>
          <w:bCs/>
        </w:rPr>
        <w:t xml:space="preserve">full month = 1 count, calculation done based on month/year </w:t>
      </w:r>
      <w:proofErr w:type="gramStart"/>
      <w:r w:rsidR="000E5CCD">
        <w:rPr>
          <w:b/>
          <w:bCs/>
        </w:rPr>
        <w:t>selection ,</w:t>
      </w:r>
      <w:proofErr w:type="gramEnd"/>
      <w:r w:rsidR="000E5CCD">
        <w:rPr>
          <w:b/>
          <w:bCs/>
        </w:rPr>
        <w:t xml:space="preserve"> </w:t>
      </w:r>
      <w:r w:rsidR="00F4770F">
        <w:rPr>
          <w:b/>
          <w:bCs/>
        </w:rPr>
        <w:t xml:space="preserve">paid amount should calculate automatically based package </w:t>
      </w:r>
      <w:proofErr w:type="gramStart"/>
      <w:r w:rsidR="00F4770F">
        <w:rPr>
          <w:b/>
          <w:bCs/>
        </w:rPr>
        <w:t>amount  and</w:t>
      </w:r>
      <w:proofErr w:type="gramEnd"/>
      <w:r w:rsidR="00F4770F">
        <w:rPr>
          <w:b/>
          <w:bCs/>
        </w:rPr>
        <w:t xml:space="preserve"> no </w:t>
      </w:r>
      <w:proofErr w:type="spellStart"/>
      <w:r w:rsidR="00F4770F">
        <w:rPr>
          <w:b/>
          <w:bCs/>
        </w:rPr>
        <w:t>of</w:t>
      </w:r>
      <w:proofErr w:type="spellEnd"/>
      <w:r w:rsidR="00F4770F">
        <w:rPr>
          <w:b/>
          <w:bCs/>
        </w:rPr>
        <w:t xml:space="preserve"> </w:t>
      </w:r>
      <w:proofErr w:type="gramStart"/>
      <w:r w:rsidR="00F4770F">
        <w:rPr>
          <w:b/>
          <w:bCs/>
        </w:rPr>
        <w:t>period</w:t>
      </w:r>
      <w:r w:rsidR="00F5550A">
        <w:rPr>
          <w:b/>
          <w:bCs/>
        </w:rPr>
        <w:t xml:space="preserve"> </w:t>
      </w:r>
      <w:r w:rsidR="008E6EA9">
        <w:rPr>
          <w:b/>
          <w:bCs/>
        </w:rPr>
        <w:t>,</w:t>
      </w:r>
      <w:proofErr w:type="gramEnd"/>
      <w:r w:rsidR="008E6EA9">
        <w:rPr>
          <w:b/>
          <w:bCs/>
        </w:rPr>
        <w:t xml:space="preserve"> if day, days cal</w:t>
      </w:r>
      <w:r w:rsidR="00736103">
        <w:rPr>
          <w:b/>
          <w:bCs/>
        </w:rPr>
        <w:t xml:space="preserve">culation, month 1 x </w:t>
      </w:r>
      <w:proofErr w:type="gramStart"/>
      <w:r w:rsidR="00736103">
        <w:rPr>
          <w:b/>
          <w:bCs/>
        </w:rPr>
        <w:t>package ,</w:t>
      </w:r>
      <w:proofErr w:type="gramEnd"/>
      <w:r w:rsidR="00736103">
        <w:rPr>
          <w:b/>
          <w:bCs/>
        </w:rPr>
        <w:t xml:space="preserve"> year 1 = 12 x package like that</w:t>
      </w:r>
    </w:p>
    <w:p w14:paraId="61F8E7E1" w14:textId="77777777" w:rsidR="008E6EA9" w:rsidRPr="008E6EA9" w:rsidRDefault="008E6EA9" w:rsidP="008E6EA9">
      <w:pPr>
        <w:pStyle w:val="NoSpacing"/>
        <w:rPr>
          <w:b/>
          <w:bCs/>
          <w:lang w:val="en-US"/>
        </w:rPr>
      </w:pPr>
      <w:r w:rsidRPr="008E6EA9">
        <w:rPr>
          <w:b/>
          <w:bCs/>
          <w:lang w:val="en-US"/>
        </w:rPr>
        <w:t>Edit Subscription Details</w:t>
      </w:r>
    </w:p>
    <w:p w14:paraId="485BE717" w14:textId="77777777" w:rsidR="00385CAA" w:rsidRDefault="008E6EA9" w:rsidP="00381C72">
      <w:pPr>
        <w:pStyle w:val="NoSpacing"/>
        <w:rPr>
          <w:b/>
          <w:bCs/>
        </w:rPr>
      </w:pPr>
      <w:r>
        <w:rPr>
          <w:b/>
          <w:bCs/>
        </w:rPr>
        <w:t>Month/Year disabled</w:t>
      </w:r>
    </w:p>
    <w:p w14:paraId="5F515B72" w14:textId="77777777" w:rsidR="00385CAA" w:rsidRDefault="00385CAA" w:rsidP="00381C72">
      <w:pPr>
        <w:pStyle w:val="NoSpacing"/>
        <w:rPr>
          <w:b/>
          <w:bCs/>
        </w:rPr>
      </w:pPr>
    </w:p>
    <w:p w14:paraId="33ADA7B5" w14:textId="77777777" w:rsidR="00385CAA" w:rsidRDefault="00385CAA" w:rsidP="00381C72">
      <w:pPr>
        <w:pStyle w:val="NoSpacing"/>
        <w:rPr>
          <w:b/>
          <w:bCs/>
        </w:rPr>
      </w:pPr>
    </w:p>
    <w:p w14:paraId="09EC0468" w14:textId="77777777" w:rsidR="00385CAA" w:rsidRPr="00385CAA" w:rsidRDefault="00385CAA" w:rsidP="00385CAA">
      <w:pPr>
        <w:pStyle w:val="NoSpacing"/>
        <w:rPr>
          <w:b/>
          <w:bCs/>
          <w:lang w:val="en-US"/>
        </w:rPr>
      </w:pPr>
      <w:r w:rsidRPr="00385CAA">
        <w:rPr>
          <w:b/>
          <w:bCs/>
          <w:lang w:val="en-US"/>
        </w:rPr>
        <w:t>Hi Guys,</w:t>
      </w:r>
    </w:p>
    <w:p w14:paraId="3E71CA12" w14:textId="62C0FD2A" w:rsidR="00385CAA" w:rsidRPr="00385CAA" w:rsidRDefault="00385CAA" w:rsidP="00385CAA">
      <w:pPr>
        <w:pStyle w:val="NoSpacing"/>
        <w:rPr>
          <w:b/>
          <w:bCs/>
          <w:lang w:val="en-US"/>
        </w:rPr>
      </w:pPr>
      <w:r w:rsidRPr="00385CAA">
        <w:rPr>
          <w:b/>
          <w:bCs/>
          <w:lang w:val="en-US"/>
        </w:rPr>
        <w:t>It's been a long time since we all went on a trip together. After our last trip, we also discussed inviting more of our college colleagues to join this group</w:t>
      </w:r>
      <w:r w:rsidR="00302126">
        <w:rPr>
          <w:b/>
          <w:bCs/>
          <w:lang w:val="en-US"/>
        </w:rPr>
        <w:t>.</w:t>
      </w:r>
    </w:p>
    <w:p w14:paraId="2E61E889" w14:textId="20BD1A63" w:rsidR="00385CAA" w:rsidRPr="00385CAA" w:rsidRDefault="00385CAA" w:rsidP="00385CAA">
      <w:pPr>
        <w:pStyle w:val="NoSpacing"/>
        <w:rPr>
          <w:b/>
          <w:bCs/>
          <w:lang w:val="en-US"/>
        </w:rPr>
      </w:pPr>
      <w:r w:rsidRPr="00385CAA">
        <w:rPr>
          <w:b/>
          <w:bCs/>
          <w:lang w:val="en-US"/>
        </w:rPr>
        <w:t xml:space="preserve">I think it's time to ask our organizer, Umapathy, to arrange our next trip! </w:t>
      </w:r>
    </w:p>
    <w:p w14:paraId="7D229AFE" w14:textId="77777777" w:rsidR="00385CAA" w:rsidRPr="00385CAA" w:rsidRDefault="00385CAA" w:rsidP="00385CAA">
      <w:pPr>
        <w:pStyle w:val="NoSpacing"/>
        <w:rPr>
          <w:b/>
          <w:bCs/>
          <w:lang w:val="en-US"/>
        </w:rPr>
      </w:pPr>
      <w:r w:rsidRPr="00385CAA">
        <w:rPr>
          <w:b/>
          <w:bCs/>
          <w:lang w:val="en-US"/>
        </w:rPr>
        <w:t xml:space="preserve">Who's interested? Give a </w:t>
      </w:r>
      <w:r w:rsidRPr="00385CAA">
        <w:rPr>
          <w:rFonts w:ascii="Segoe UI Emoji" w:hAnsi="Segoe UI Emoji" w:cs="Segoe UI Emoji"/>
          <w:b/>
          <w:bCs/>
          <w:lang w:val="en-US"/>
        </w:rPr>
        <w:t>👍</w:t>
      </w:r>
      <w:r w:rsidRPr="00385CAA">
        <w:rPr>
          <w:b/>
          <w:bCs/>
          <w:lang w:val="en-US"/>
        </w:rPr>
        <w:t xml:space="preserve"> thumbs up, and let's make it happen!</w:t>
      </w:r>
    </w:p>
    <w:p w14:paraId="3BCEA9B4" w14:textId="4F2E061F" w:rsidR="008E6EA9" w:rsidRDefault="008E6EA9" w:rsidP="00381C72">
      <w:pPr>
        <w:pStyle w:val="NoSpacing"/>
        <w:rPr>
          <w:b/>
          <w:bCs/>
        </w:rPr>
      </w:pPr>
      <w:r>
        <w:rPr>
          <w:b/>
          <w:bCs/>
        </w:rPr>
        <w:t xml:space="preserve"> </w:t>
      </w:r>
    </w:p>
    <w:p w14:paraId="0BE4F403" w14:textId="6AE866D6" w:rsidR="009866FE" w:rsidRDefault="00DA73D4" w:rsidP="00381C72">
      <w:pPr>
        <w:pStyle w:val="NoSpacing"/>
        <w:rPr>
          <w:b/>
          <w:bCs/>
        </w:rPr>
      </w:pPr>
      <w:r w:rsidRPr="00DA73D4">
        <w:rPr>
          <w:b/>
          <w:bCs/>
        </w:rPr>
        <w:t>trustzen2-ui-upgrade-local</w:t>
      </w:r>
    </w:p>
    <w:p w14:paraId="6FD6DB83" w14:textId="77777777" w:rsidR="0093653D" w:rsidRDefault="0093653D" w:rsidP="00381C72">
      <w:pPr>
        <w:pStyle w:val="NoSpacing"/>
        <w:rPr>
          <w:b/>
          <w:bCs/>
        </w:rPr>
      </w:pPr>
    </w:p>
    <w:p w14:paraId="21F95152" w14:textId="0B277F3D" w:rsidR="0093653D" w:rsidRDefault="0093653D" w:rsidP="00381C72">
      <w:pPr>
        <w:pStyle w:val="NoSpacing"/>
        <w:rPr>
          <w:b/>
          <w:bCs/>
        </w:rPr>
      </w:pPr>
      <w:r>
        <w:rPr>
          <w:b/>
          <w:bCs/>
        </w:rPr>
        <w:t xml:space="preserve">New </w:t>
      </w:r>
      <w:proofErr w:type="gramStart"/>
      <w:r>
        <w:rPr>
          <w:b/>
          <w:bCs/>
        </w:rPr>
        <w:t xml:space="preserve">customer </w:t>
      </w:r>
      <w:r w:rsidR="002614D9">
        <w:rPr>
          <w:b/>
          <w:bCs/>
        </w:rPr>
        <w:t>,</w:t>
      </w:r>
      <w:proofErr w:type="gramEnd"/>
      <w:r w:rsidR="002614D9">
        <w:rPr>
          <w:b/>
          <w:bCs/>
        </w:rPr>
        <w:t xml:space="preserve"> or exchange </w:t>
      </w:r>
      <w:proofErr w:type="gramStart"/>
      <w:r w:rsidR="002614D9">
        <w:rPr>
          <w:b/>
          <w:bCs/>
        </w:rPr>
        <w:t>customer ,</w:t>
      </w:r>
      <w:proofErr w:type="gramEnd"/>
      <w:r w:rsidR="002614D9">
        <w:rPr>
          <w:b/>
          <w:bCs/>
        </w:rPr>
        <w:t xml:space="preserve"> if new they need full s</w:t>
      </w:r>
      <w:r w:rsidR="004B2D66">
        <w:rPr>
          <w:b/>
          <w:bCs/>
        </w:rPr>
        <w:t xml:space="preserve">et of </w:t>
      </w:r>
      <w:proofErr w:type="gramStart"/>
      <w:r w:rsidR="004B2D66">
        <w:rPr>
          <w:b/>
          <w:bCs/>
        </w:rPr>
        <w:t>box</w:t>
      </w:r>
      <w:proofErr w:type="gramEnd"/>
      <w:r w:rsidR="004B2D66">
        <w:rPr>
          <w:b/>
          <w:bCs/>
        </w:rPr>
        <w:t xml:space="preserve">, means </w:t>
      </w:r>
      <w:proofErr w:type="spellStart"/>
      <w:r w:rsidR="004B2D66">
        <w:rPr>
          <w:b/>
          <w:bCs/>
        </w:rPr>
        <w:t>stb</w:t>
      </w:r>
      <w:proofErr w:type="spellEnd"/>
      <w:r w:rsidR="004B2D66">
        <w:rPr>
          <w:b/>
          <w:bCs/>
        </w:rPr>
        <w:t xml:space="preserve">, </w:t>
      </w:r>
      <w:proofErr w:type="spellStart"/>
      <w:r w:rsidR="004B2D66">
        <w:rPr>
          <w:b/>
          <w:bCs/>
        </w:rPr>
        <w:t>hdmi</w:t>
      </w:r>
      <w:proofErr w:type="spellEnd"/>
      <w:r w:rsidR="004B2D66">
        <w:rPr>
          <w:b/>
          <w:bCs/>
        </w:rPr>
        <w:t xml:space="preserve"> or AV Card 3PIN or AV Card 1Pin, remote, adaptor </w:t>
      </w:r>
      <w:r w:rsidR="009702C5">
        <w:rPr>
          <w:b/>
          <w:bCs/>
        </w:rPr>
        <w:t>12v 1 Amp or 12v 2amp</w:t>
      </w:r>
      <w:r w:rsidR="0042365A">
        <w:rPr>
          <w:b/>
          <w:bCs/>
        </w:rPr>
        <w:t xml:space="preserve">, AAA Battery </w:t>
      </w:r>
      <w:r w:rsidR="00CD087A">
        <w:rPr>
          <w:b/>
          <w:bCs/>
        </w:rPr>
        <w:t xml:space="preserve">or AA Battery – this cost </w:t>
      </w:r>
      <w:proofErr w:type="gramStart"/>
      <w:r w:rsidR="00CD087A">
        <w:rPr>
          <w:b/>
          <w:bCs/>
        </w:rPr>
        <w:t>800 ,</w:t>
      </w:r>
      <w:proofErr w:type="gramEnd"/>
      <w:r w:rsidR="00CD087A">
        <w:rPr>
          <w:b/>
          <w:bCs/>
        </w:rPr>
        <w:t xml:space="preserve"> if any only box cost is </w:t>
      </w:r>
      <w:r w:rsidR="009953F5">
        <w:rPr>
          <w:b/>
          <w:bCs/>
        </w:rPr>
        <w:t xml:space="preserve">500, how to handle in </w:t>
      </w:r>
      <w:proofErr w:type="spellStart"/>
      <w:r w:rsidR="009953F5">
        <w:rPr>
          <w:b/>
          <w:bCs/>
        </w:rPr>
        <w:t>stb</w:t>
      </w:r>
      <w:proofErr w:type="spellEnd"/>
      <w:r w:rsidR="009953F5">
        <w:rPr>
          <w:b/>
          <w:bCs/>
        </w:rPr>
        <w:t xml:space="preserve"> master and add customer and update only </w:t>
      </w:r>
      <w:proofErr w:type="spellStart"/>
      <w:r w:rsidR="009953F5">
        <w:rPr>
          <w:b/>
          <w:bCs/>
        </w:rPr>
        <w:t>stb</w:t>
      </w:r>
      <w:proofErr w:type="spellEnd"/>
      <w:r w:rsidR="009953F5">
        <w:rPr>
          <w:b/>
          <w:bCs/>
        </w:rPr>
        <w:t xml:space="preserve"> in existing customer, suggest way</w:t>
      </w:r>
    </w:p>
    <w:p w14:paraId="730D9714" w14:textId="77777777" w:rsidR="00502978" w:rsidRDefault="00502978" w:rsidP="00381C72">
      <w:pPr>
        <w:pStyle w:val="NoSpacing"/>
        <w:rPr>
          <w:b/>
          <w:bCs/>
        </w:rPr>
      </w:pPr>
    </w:p>
    <w:p w14:paraId="1873C9C8" w14:textId="5FD2B938" w:rsidR="00BE32BE" w:rsidRDefault="00BE32BE" w:rsidP="00381C72">
      <w:pPr>
        <w:pStyle w:val="NoSpacing"/>
        <w:rPr>
          <w:b/>
          <w:bCs/>
        </w:rPr>
      </w:pPr>
      <w:r>
        <w:rPr>
          <w:b/>
          <w:bCs/>
        </w:rPr>
        <w:t xml:space="preserve">If balance and due date mentioned in pending account, </w:t>
      </w:r>
      <w:r w:rsidR="001E32BF">
        <w:rPr>
          <w:b/>
          <w:bCs/>
        </w:rPr>
        <w:t xml:space="preserve">do not allow to change the received </w:t>
      </w:r>
      <w:r w:rsidR="00711954">
        <w:rPr>
          <w:b/>
          <w:bCs/>
        </w:rPr>
        <w:t>status, d</w:t>
      </w:r>
      <w:r w:rsidR="00640CF5">
        <w:rPr>
          <w:b/>
          <w:bCs/>
        </w:rPr>
        <w:t xml:space="preserve">ue date should notify in </w:t>
      </w:r>
      <w:r w:rsidR="00E062A5">
        <w:rPr>
          <w:b/>
          <w:bCs/>
        </w:rPr>
        <w:t>notification, if not admin, show only to that user.</w:t>
      </w:r>
      <w:r w:rsidR="00CF3347">
        <w:rPr>
          <w:b/>
          <w:bCs/>
        </w:rPr>
        <w:t xml:space="preserve"> </w:t>
      </w:r>
    </w:p>
    <w:p w14:paraId="30D199FB" w14:textId="70C31A62" w:rsidR="006F5393" w:rsidRDefault="006F5393" w:rsidP="00381C72">
      <w:pPr>
        <w:pStyle w:val="NoSpacing"/>
        <w:rPr>
          <w:b/>
          <w:bCs/>
        </w:rPr>
      </w:pPr>
      <w:r>
        <w:rPr>
          <w:b/>
          <w:bCs/>
        </w:rPr>
        <w:t xml:space="preserve">If pending account, </w:t>
      </w:r>
      <w:proofErr w:type="spellStart"/>
      <w:r>
        <w:rPr>
          <w:b/>
          <w:bCs/>
        </w:rPr>
        <w:t>unfortunility</w:t>
      </w:r>
      <w:proofErr w:type="spellEnd"/>
      <w:r>
        <w:rPr>
          <w:b/>
          <w:bCs/>
        </w:rPr>
        <w:t xml:space="preserve"> </w:t>
      </w:r>
      <w:r w:rsidR="00A46B31">
        <w:rPr>
          <w:b/>
          <w:bCs/>
        </w:rPr>
        <w:t>changed</w:t>
      </w:r>
      <w:r>
        <w:rPr>
          <w:b/>
          <w:bCs/>
        </w:rPr>
        <w:t xml:space="preserve"> the </w:t>
      </w:r>
      <w:r w:rsidR="00A46B31">
        <w:rPr>
          <w:b/>
          <w:bCs/>
        </w:rPr>
        <w:t xml:space="preserve">received status, need to revert </w:t>
      </w:r>
      <w:r w:rsidR="008D6D10">
        <w:rPr>
          <w:b/>
          <w:bCs/>
        </w:rPr>
        <w:t>to pending status</w:t>
      </w:r>
    </w:p>
    <w:p w14:paraId="577EB8E0" w14:textId="50C0F003" w:rsidR="00502978" w:rsidRDefault="00703127" w:rsidP="00381C72">
      <w:pPr>
        <w:pStyle w:val="NoSpacing"/>
        <w:rPr>
          <w:b/>
          <w:bCs/>
          <w:lang w:val="en-US"/>
        </w:rPr>
      </w:pPr>
      <w:r w:rsidRPr="00703127">
        <w:rPr>
          <w:b/>
          <w:bCs/>
          <w:lang w:val="en-US"/>
        </w:rPr>
        <w:t>Pending Account</w:t>
      </w:r>
      <w:r w:rsidR="006F3CF9">
        <w:rPr>
          <w:b/>
          <w:bCs/>
          <w:lang w:val="en-US"/>
        </w:rPr>
        <w:t xml:space="preserve"> – rep</w:t>
      </w:r>
      <w:r w:rsidR="00464862">
        <w:rPr>
          <w:b/>
          <w:bCs/>
          <w:lang w:val="en-US"/>
        </w:rPr>
        <w:t>o</w:t>
      </w:r>
      <w:r w:rsidR="006F3CF9">
        <w:rPr>
          <w:b/>
          <w:bCs/>
          <w:lang w:val="en-US"/>
        </w:rPr>
        <w:t>rt required with same</w:t>
      </w:r>
      <w:r w:rsidR="001537AE">
        <w:rPr>
          <w:b/>
          <w:bCs/>
          <w:lang w:val="en-US"/>
        </w:rPr>
        <w:t xml:space="preserve"> as like in pending account</w:t>
      </w:r>
      <w:r w:rsidR="006F3CF9">
        <w:rPr>
          <w:b/>
          <w:bCs/>
          <w:lang w:val="en-US"/>
        </w:rPr>
        <w:t xml:space="preserve"> details and status with filter options name and start to end date</w:t>
      </w:r>
      <w:r w:rsidR="00CB5972">
        <w:rPr>
          <w:b/>
          <w:bCs/>
          <w:lang w:val="en-US"/>
        </w:rPr>
        <w:t>.</w:t>
      </w:r>
    </w:p>
    <w:p w14:paraId="13615CBC" w14:textId="45FC594B" w:rsidR="006F5393" w:rsidRDefault="006F5393" w:rsidP="00381C72">
      <w:pPr>
        <w:pStyle w:val="NoSpacing"/>
        <w:rPr>
          <w:b/>
          <w:bCs/>
          <w:lang w:val="en-US"/>
        </w:rPr>
      </w:pPr>
    </w:p>
    <w:p w14:paraId="1C54C2A1" w14:textId="77777777" w:rsidR="00061057" w:rsidRPr="006F3CF9" w:rsidRDefault="00717691" w:rsidP="00061057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Received amount should track to enter the amount, while </w:t>
      </w:r>
      <w:r w:rsidR="00AA2678">
        <w:rPr>
          <w:b/>
          <w:bCs/>
          <w:lang w:val="en-US"/>
        </w:rPr>
        <w:t xml:space="preserve">click the payment button the pending account action – </w:t>
      </w:r>
      <w:proofErr w:type="gramStart"/>
      <w:r w:rsidR="00AA2678">
        <w:rPr>
          <w:b/>
          <w:bCs/>
          <w:lang w:val="en-US"/>
        </w:rPr>
        <w:t xml:space="preserve">menu </w:t>
      </w:r>
      <w:r w:rsidR="00C91B67">
        <w:rPr>
          <w:b/>
          <w:bCs/>
          <w:lang w:val="en-US"/>
        </w:rPr>
        <w:t>,</w:t>
      </w:r>
      <w:proofErr w:type="gramEnd"/>
      <w:r w:rsidR="00C91B67">
        <w:rPr>
          <w:b/>
          <w:bCs/>
          <w:lang w:val="en-US"/>
        </w:rPr>
        <w:t xml:space="preserve"> </w:t>
      </w:r>
      <w:r w:rsidR="000E52FC">
        <w:rPr>
          <w:b/>
          <w:bCs/>
          <w:lang w:val="en-US"/>
        </w:rPr>
        <w:t>in the modal window</w:t>
      </w:r>
      <w:r w:rsidR="00CE0144">
        <w:rPr>
          <w:b/>
          <w:bCs/>
          <w:lang w:val="en-US"/>
        </w:rPr>
        <w:t xml:space="preserve"> customer </w:t>
      </w:r>
      <w:r w:rsidR="001C207C">
        <w:rPr>
          <w:b/>
          <w:bCs/>
          <w:lang w:val="en-US"/>
        </w:rPr>
        <w:t>no and name display fields</w:t>
      </w:r>
      <w:r w:rsidR="00CA7366">
        <w:rPr>
          <w:b/>
          <w:bCs/>
          <w:lang w:val="en-US"/>
        </w:rPr>
        <w:t>, installed by name</w:t>
      </w:r>
      <w:r w:rsidR="00061057">
        <w:rPr>
          <w:b/>
          <w:bCs/>
          <w:lang w:val="en-US"/>
        </w:rPr>
        <w:t xml:space="preserve">, Total payment, </w:t>
      </w:r>
    </w:p>
    <w:p w14:paraId="2E0F5D98" w14:textId="596C4CBD" w:rsidR="008A52C8" w:rsidRDefault="00CA7366" w:rsidP="00381C7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proofErr w:type="gramStart"/>
      <w:r>
        <w:rPr>
          <w:b/>
          <w:bCs/>
          <w:lang w:val="en-US"/>
        </w:rPr>
        <w:t xml:space="preserve">display, </w:t>
      </w:r>
      <w:r w:rsidR="00061057">
        <w:rPr>
          <w:b/>
          <w:bCs/>
          <w:lang w:val="en-US"/>
        </w:rPr>
        <w:t xml:space="preserve"> paid</w:t>
      </w:r>
      <w:proofErr w:type="gramEnd"/>
      <w:r w:rsidR="00061057">
        <w:rPr>
          <w:b/>
          <w:bCs/>
          <w:lang w:val="en-US"/>
        </w:rPr>
        <w:t xml:space="preserve"> </w:t>
      </w:r>
      <w:proofErr w:type="gramStart"/>
      <w:r w:rsidR="00061057">
        <w:rPr>
          <w:b/>
          <w:bCs/>
          <w:lang w:val="en-US"/>
        </w:rPr>
        <w:t>date :</w:t>
      </w:r>
      <w:proofErr w:type="gramEnd"/>
      <w:r w:rsidR="00061057">
        <w:rPr>
          <w:b/>
          <w:bCs/>
          <w:lang w:val="en-US"/>
        </w:rPr>
        <w:t xml:space="preserve"> selectable</w:t>
      </w:r>
      <w:r w:rsidR="00527860">
        <w:rPr>
          <w:b/>
          <w:bCs/>
          <w:lang w:val="en-US"/>
        </w:rPr>
        <w:t xml:space="preserve">, </w:t>
      </w:r>
      <w:proofErr w:type="gramStart"/>
      <w:r w:rsidR="00527860">
        <w:rPr>
          <w:b/>
          <w:bCs/>
          <w:lang w:val="en-US"/>
        </w:rPr>
        <w:t xml:space="preserve">cash </w:t>
      </w:r>
      <w:r w:rsidR="003A5514">
        <w:rPr>
          <w:b/>
          <w:bCs/>
          <w:lang w:val="en-US"/>
        </w:rPr>
        <w:t>,</w:t>
      </w:r>
      <w:proofErr w:type="gramEnd"/>
      <w:r w:rsidR="003A5514">
        <w:rPr>
          <w:b/>
          <w:bCs/>
          <w:lang w:val="en-US"/>
        </w:rPr>
        <w:t xml:space="preserve"> </w:t>
      </w:r>
      <w:proofErr w:type="gramStart"/>
      <w:r w:rsidR="003A5514">
        <w:rPr>
          <w:b/>
          <w:bCs/>
          <w:lang w:val="en-US"/>
        </w:rPr>
        <w:t>Online ,</w:t>
      </w:r>
      <w:proofErr w:type="gramEnd"/>
      <w:r w:rsidR="003A5514">
        <w:rPr>
          <w:b/>
          <w:bCs/>
          <w:lang w:val="en-US"/>
        </w:rPr>
        <w:t xml:space="preserve"> received by </w:t>
      </w:r>
      <w:r w:rsidR="006252C9">
        <w:rPr>
          <w:b/>
          <w:bCs/>
          <w:lang w:val="en-US"/>
        </w:rPr>
        <w:t xml:space="preserve">default admin name only selectable, received </w:t>
      </w:r>
      <w:proofErr w:type="gramStart"/>
      <w:r w:rsidR="006252C9">
        <w:rPr>
          <w:b/>
          <w:bCs/>
          <w:lang w:val="en-US"/>
        </w:rPr>
        <w:t xml:space="preserve">date </w:t>
      </w:r>
      <w:r w:rsidR="00934734">
        <w:rPr>
          <w:b/>
          <w:bCs/>
          <w:lang w:val="en-US"/>
        </w:rPr>
        <w:t>,</w:t>
      </w:r>
      <w:proofErr w:type="gramEnd"/>
      <w:r w:rsidR="00934734">
        <w:rPr>
          <w:b/>
          <w:bCs/>
          <w:lang w:val="en-US"/>
        </w:rPr>
        <w:t xml:space="preserve"> calculation should </w:t>
      </w:r>
      <w:proofErr w:type="gramStart"/>
      <w:r w:rsidR="00934734">
        <w:rPr>
          <w:b/>
          <w:bCs/>
          <w:lang w:val="en-US"/>
        </w:rPr>
        <w:t xml:space="preserve">happen </w:t>
      </w:r>
      <w:r w:rsidR="005B7E5C">
        <w:rPr>
          <w:b/>
          <w:bCs/>
          <w:lang w:val="en-US"/>
        </w:rPr>
        <w:t>,</w:t>
      </w:r>
      <w:proofErr w:type="gramEnd"/>
      <w:r w:rsidR="005B7E5C">
        <w:rPr>
          <w:b/>
          <w:bCs/>
          <w:lang w:val="en-US"/>
        </w:rPr>
        <w:t xml:space="preserve"> to less total from cash and online and balance should show, if balance is 0</w:t>
      </w:r>
      <w:r w:rsidR="00145B8A">
        <w:rPr>
          <w:b/>
          <w:bCs/>
          <w:lang w:val="en-US"/>
        </w:rPr>
        <w:t xml:space="preserve">, due date should select, and status if partial amount paid, </w:t>
      </w:r>
      <w:r w:rsidR="00615097">
        <w:rPr>
          <w:b/>
          <w:bCs/>
          <w:lang w:val="en-US"/>
        </w:rPr>
        <w:t>status par</w:t>
      </w:r>
      <w:r w:rsidR="00585F68">
        <w:rPr>
          <w:b/>
          <w:bCs/>
          <w:lang w:val="en-US"/>
        </w:rPr>
        <w:t>tial, full amount</w:t>
      </w:r>
      <w:r w:rsidR="00672D48">
        <w:rPr>
          <w:b/>
          <w:bCs/>
          <w:lang w:val="en-US"/>
        </w:rPr>
        <w:t xml:space="preserve"> paid, status – paid, default status pending</w:t>
      </w:r>
    </w:p>
    <w:p w14:paraId="2882EC8F" w14:textId="5C7D0F91" w:rsidR="00FA4BE6" w:rsidRDefault="00C218B9" w:rsidP="00381C7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develop backend and </w:t>
      </w:r>
      <w:proofErr w:type="gramStart"/>
      <w:r>
        <w:rPr>
          <w:b/>
          <w:bCs/>
          <w:lang w:val="en-US"/>
        </w:rPr>
        <w:t>front end</w:t>
      </w:r>
      <w:proofErr w:type="gramEnd"/>
      <w:r>
        <w:rPr>
          <w:b/>
          <w:bCs/>
          <w:lang w:val="en-US"/>
        </w:rPr>
        <w:t xml:space="preserve"> logic</w:t>
      </w:r>
    </w:p>
    <w:p w14:paraId="40AEEDCB" w14:textId="77777777" w:rsidR="00C218B9" w:rsidRDefault="00C218B9" w:rsidP="00381C72">
      <w:pPr>
        <w:pStyle w:val="NoSpacing"/>
        <w:rPr>
          <w:b/>
          <w:bCs/>
          <w:lang w:val="en-US"/>
        </w:rPr>
      </w:pPr>
    </w:p>
    <w:p w14:paraId="15F147EC" w14:textId="20B589E5" w:rsidR="00FA4BE6" w:rsidRDefault="00FA4BE6" w:rsidP="00381C7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will capture the due date here, not required in </w:t>
      </w:r>
      <w:r w:rsidRPr="00FA4BE6">
        <w:rPr>
          <w:b/>
          <w:bCs/>
          <w:lang w:val="en-US"/>
        </w:rPr>
        <w:t>/customers/add</w:t>
      </w:r>
      <w:r>
        <w:rPr>
          <w:b/>
          <w:bCs/>
          <w:lang w:val="en-US"/>
        </w:rPr>
        <w:t xml:space="preserve">, remove from </w:t>
      </w:r>
      <w:r w:rsidR="00C218B9">
        <w:rPr>
          <w:b/>
          <w:bCs/>
          <w:lang w:val="en-US"/>
        </w:rPr>
        <w:t xml:space="preserve">account details </w:t>
      </w:r>
    </w:p>
    <w:p w14:paraId="18240BED" w14:textId="77777777" w:rsidR="00333F77" w:rsidRDefault="00333F77" w:rsidP="00381C72">
      <w:pPr>
        <w:pStyle w:val="NoSpacing"/>
        <w:rPr>
          <w:b/>
          <w:bCs/>
          <w:lang w:val="en-US"/>
        </w:rPr>
      </w:pPr>
    </w:p>
    <w:p w14:paraId="6A5ECA03" w14:textId="4383029F" w:rsidR="00333F77" w:rsidRDefault="00333F77" w:rsidP="00381C72">
      <w:pPr>
        <w:pStyle w:val="NoSpacing"/>
        <w:rPr>
          <w:b/>
          <w:bCs/>
        </w:rPr>
      </w:pPr>
      <w:r w:rsidRPr="00333F77">
        <w:rPr>
          <w:b/>
          <w:bCs/>
        </w:rPr>
        <w:t>Already Paid</w:t>
      </w:r>
      <w:r>
        <w:rPr>
          <w:b/>
          <w:bCs/>
        </w:rPr>
        <w:t xml:space="preserve"> – </w:t>
      </w:r>
      <w:r w:rsidR="008F474A">
        <w:rPr>
          <w:b/>
          <w:bCs/>
        </w:rPr>
        <w:t>rename to customer paid</w:t>
      </w:r>
      <w:r>
        <w:rPr>
          <w:b/>
          <w:bCs/>
        </w:rPr>
        <w:t xml:space="preserve">, </w:t>
      </w:r>
    </w:p>
    <w:p w14:paraId="0CDBA4BA" w14:textId="20C90172" w:rsidR="00523650" w:rsidRDefault="00523650" w:rsidP="00381C72">
      <w:pPr>
        <w:pStyle w:val="NoSpacing"/>
        <w:rPr>
          <w:b/>
          <w:bCs/>
        </w:rPr>
      </w:pPr>
      <w:r w:rsidRPr="00523650">
        <w:rPr>
          <w:b/>
          <w:bCs/>
        </w:rPr>
        <w:t>Received By</w:t>
      </w:r>
      <w:r>
        <w:rPr>
          <w:b/>
          <w:bCs/>
        </w:rPr>
        <w:t xml:space="preserve"> </w:t>
      </w:r>
      <w:r w:rsidR="00B01A4C">
        <w:rPr>
          <w:b/>
          <w:bCs/>
        </w:rPr>
        <w:t>–</w:t>
      </w:r>
      <w:r>
        <w:rPr>
          <w:b/>
          <w:bCs/>
        </w:rPr>
        <w:t xml:space="preserve"> </w:t>
      </w:r>
      <w:r w:rsidR="00B01A4C">
        <w:rPr>
          <w:b/>
          <w:bCs/>
        </w:rPr>
        <w:t>default logged in user, but admin can select</w:t>
      </w:r>
    </w:p>
    <w:p w14:paraId="42BC9707" w14:textId="7A1F6E42" w:rsidR="00113061" w:rsidRDefault="00113061" w:rsidP="00381C72">
      <w:pPr>
        <w:pStyle w:val="NoSpacing"/>
        <w:rPr>
          <w:b/>
          <w:bCs/>
        </w:rPr>
      </w:pPr>
      <w:r>
        <w:rPr>
          <w:b/>
          <w:bCs/>
        </w:rPr>
        <w:t xml:space="preserve">Installed person paying to office including </w:t>
      </w:r>
      <w:r w:rsidR="00B936AA">
        <w:rPr>
          <w:b/>
          <w:bCs/>
        </w:rPr>
        <w:t xml:space="preserve">total amount </w:t>
      </w:r>
      <w:r w:rsidR="00A2751A">
        <w:rPr>
          <w:b/>
          <w:bCs/>
        </w:rPr>
        <w:t xml:space="preserve">of </w:t>
      </w:r>
      <w:r w:rsidR="00B936AA">
        <w:rPr>
          <w:b/>
          <w:bCs/>
        </w:rPr>
        <w:t>customer paid and current balance</w:t>
      </w:r>
      <w:r w:rsidR="00A2751A">
        <w:rPr>
          <w:b/>
          <w:bCs/>
        </w:rPr>
        <w:t xml:space="preserve">, balance, current balance goes to 0, </w:t>
      </w:r>
      <w:r w:rsidR="001A1000">
        <w:rPr>
          <w:b/>
          <w:bCs/>
        </w:rPr>
        <w:t xml:space="preserve">status automatically “Paid”, if </w:t>
      </w:r>
      <w:r w:rsidR="00D4566B">
        <w:rPr>
          <w:b/>
          <w:bCs/>
        </w:rPr>
        <w:t xml:space="preserve">partial </w:t>
      </w:r>
      <w:proofErr w:type="gramStart"/>
      <w:r w:rsidR="00D4566B">
        <w:rPr>
          <w:b/>
          <w:bCs/>
        </w:rPr>
        <w:t>amount ,</w:t>
      </w:r>
      <w:proofErr w:type="gramEnd"/>
      <w:r w:rsidR="00D4566B">
        <w:rPr>
          <w:b/>
          <w:bCs/>
        </w:rPr>
        <w:t xml:space="preserve"> status </w:t>
      </w:r>
      <w:r w:rsidR="00942AC4">
        <w:rPr>
          <w:b/>
          <w:bCs/>
        </w:rPr>
        <w:t xml:space="preserve">need to </w:t>
      </w:r>
      <w:proofErr w:type="spellStart"/>
      <w:proofErr w:type="gramStart"/>
      <w:r w:rsidR="00942AC4">
        <w:rPr>
          <w:b/>
          <w:bCs/>
        </w:rPr>
        <w:t>be”PARTIAL</w:t>
      </w:r>
      <w:proofErr w:type="spellEnd"/>
      <w:proofErr w:type="gramEnd"/>
      <w:r w:rsidR="00942AC4">
        <w:rPr>
          <w:b/>
          <w:bCs/>
        </w:rPr>
        <w:t xml:space="preserve">”, if total balance, if not filled the cash or online status must be </w:t>
      </w:r>
      <w:proofErr w:type="gramStart"/>
      <w:r w:rsidR="00942AC4">
        <w:rPr>
          <w:b/>
          <w:bCs/>
        </w:rPr>
        <w:t xml:space="preserve">pending, </w:t>
      </w:r>
      <w:r w:rsidR="00E101EC">
        <w:rPr>
          <w:b/>
          <w:bCs/>
        </w:rPr>
        <w:t xml:space="preserve"> if</w:t>
      </w:r>
      <w:proofErr w:type="gramEnd"/>
      <w:r w:rsidR="00E101EC">
        <w:rPr>
          <w:b/>
          <w:bCs/>
        </w:rPr>
        <w:t xml:space="preserve"> any balance due date mandatory to set </w:t>
      </w:r>
      <w:r w:rsidR="00343F49">
        <w:rPr>
          <w:b/>
          <w:bCs/>
        </w:rPr>
        <w:br/>
      </w:r>
      <w:r w:rsidR="00343F49">
        <w:rPr>
          <w:b/>
          <w:bCs/>
        </w:rPr>
        <w:lastRenderedPageBreak/>
        <w:t xml:space="preserve">cash and online calculation not </w:t>
      </w:r>
      <w:r w:rsidR="00E67FA5">
        <w:rPr>
          <w:b/>
          <w:bCs/>
        </w:rPr>
        <w:t>happened</w:t>
      </w:r>
      <w:r w:rsidR="00D92402">
        <w:rPr>
          <w:b/>
          <w:bCs/>
        </w:rPr>
        <w:t>, balance is not showing</w:t>
      </w:r>
      <w:r w:rsidR="00E67FA5">
        <w:rPr>
          <w:b/>
          <w:bCs/>
        </w:rPr>
        <w:br/>
      </w:r>
    </w:p>
    <w:p w14:paraId="704500D3" w14:textId="77777777" w:rsidR="00411CC9" w:rsidRPr="00411CC9" w:rsidRDefault="00411CC9" w:rsidP="00411CC9">
      <w:pPr>
        <w:pStyle w:val="NoSpacing"/>
        <w:rPr>
          <w:b/>
          <w:bCs/>
          <w:lang w:val="en-US"/>
        </w:rPr>
      </w:pPr>
      <w:r w:rsidRPr="00411CC9">
        <w:rPr>
          <w:b/>
          <w:bCs/>
          <w:lang w:val="en-US"/>
        </w:rPr>
        <w:t>Pending Account Report</w:t>
      </w:r>
    </w:p>
    <w:p w14:paraId="5A14C1FE" w14:textId="3E127108" w:rsidR="00411CC9" w:rsidRDefault="00411CC9" w:rsidP="00381C72">
      <w:pPr>
        <w:pStyle w:val="NoSpacing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Requied</w:t>
      </w:r>
      <w:proofErr w:type="spellEnd"/>
      <w:r>
        <w:rPr>
          <w:b/>
          <w:bCs/>
          <w:lang w:val="en-US"/>
        </w:rPr>
        <w:t xml:space="preserve"> row select option, to generate printable pdf</w:t>
      </w:r>
      <w:r w:rsidR="00570F32">
        <w:rPr>
          <w:b/>
          <w:bCs/>
          <w:lang w:val="en-US"/>
        </w:rPr>
        <w:t xml:space="preserve">, select the row, it should show the export pdf </w:t>
      </w:r>
      <w:r w:rsidR="004613FD">
        <w:rPr>
          <w:b/>
          <w:bCs/>
          <w:lang w:val="en-US"/>
        </w:rPr>
        <w:t xml:space="preserve">like below </w:t>
      </w:r>
    </w:p>
    <w:p w14:paraId="2DDF66F7" w14:textId="4FF44033" w:rsidR="004613FD" w:rsidRDefault="004613FD" w:rsidP="008B13B2">
      <w:pPr>
        <w:pStyle w:val="NoSpacing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Payment Invoice</w:t>
      </w:r>
    </w:p>
    <w:p w14:paraId="474DA484" w14:textId="3C4EE216" w:rsidR="008B13B2" w:rsidRPr="006F3CF9" w:rsidRDefault="004613FD" w:rsidP="00381C7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Installed </w:t>
      </w:r>
      <w:proofErr w:type="gramStart"/>
      <w:r>
        <w:rPr>
          <w:b/>
          <w:bCs/>
          <w:lang w:val="en-US"/>
        </w:rPr>
        <w:t>by :</w:t>
      </w:r>
      <w:proofErr w:type="gramEnd"/>
      <w:r>
        <w:rPr>
          <w:b/>
          <w:bCs/>
          <w:lang w:val="en-US"/>
        </w:rPr>
        <w:t xml:space="preserve"> Murugan  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689"/>
        <w:gridCol w:w="1151"/>
        <w:gridCol w:w="1333"/>
        <w:gridCol w:w="581"/>
        <w:gridCol w:w="1214"/>
        <w:gridCol w:w="1324"/>
        <w:gridCol w:w="1071"/>
        <w:gridCol w:w="915"/>
        <w:gridCol w:w="738"/>
      </w:tblGrid>
      <w:tr w:rsidR="00D7475F" w14:paraId="27E4B095" w14:textId="52F11E61" w:rsidTr="006976E4">
        <w:tc>
          <w:tcPr>
            <w:tcW w:w="689" w:type="dxa"/>
          </w:tcPr>
          <w:p w14:paraId="45B56E91" w14:textId="36DBA524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1151" w:type="dxa"/>
          </w:tcPr>
          <w:p w14:paraId="5C5F7E26" w14:textId="4F2C1D64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Customer No</w:t>
            </w:r>
          </w:p>
        </w:tc>
        <w:tc>
          <w:tcPr>
            <w:tcW w:w="1333" w:type="dxa"/>
          </w:tcPr>
          <w:p w14:paraId="567770F6" w14:textId="7929E578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Type</w:t>
            </w:r>
          </w:p>
        </w:tc>
        <w:tc>
          <w:tcPr>
            <w:tcW w:w="581" w:type="dxa"/>
            <w:vAlign w:val="center"/>
          </w:tcPr>
          <w:p w14:paraId="3F35828E" w14:textId="5BBAF50C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  <w:t>STB</w:t>
            </w:r>
          </w:p>
        </w:tc>
        <w:tc>
          <w:tcPr>
            <w:tcW w:w="1214" w:type="dxa"/>
            <w:vAlign w:val="center"/>
          </w:tcPr>
          <w:p w14:paraId="02DE5EBA" w14:textId="2E57B6EF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  <w:t>Connection</w:t>
            </w:r>
          </w:p>
        </w:tc>
        <w:tc>
          <w:tcPr>
            <w:tcW w:w="1324" w:type="dxa"/>
          </w:tcPr>
          <w:p w14:paraId="799B4098" w14:textId="196CFAFD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  <w:r w:rsidRPr="009E08E6"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  <w:t>Subscription</w:t>
            </w:r>
          </w:p>
        </w:tc>
        <w:tc>
          <w:tcPr>
            <w:tcW w:w="1071" w:type="dxa"/>
          </w:tcPr>
          <w:p w14:paraId="4342C0C4" w14:textId="41E0E26B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  <w:r w:rsidRPr="00971B94"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  <w:t>Customer Paid</w:t>
            </w:r>
          </w:p>
        </w:tc>
        <w:tc>
          <w:tcPr>
            <w:tcW w:w="915" w:type="dxa"/>
          </w:tcPr>
          <w:p w14:paraId="51F96337" w14:textId="5C44F9B1" w:rsidR="00D7475F" w:rsidRPr="00971B94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  <w:r w:rsidRPr="006B32F6">
              <w:rPr>
                <w:rFonts w:ascii="Roboto" w:hAnsi="Roboto"/>
                <w:b/>
                <w:bCs/>
                <w:color w:val="475467"/>
                <w:sz w:val="20"/>
                <w:szCs w:val="20"/>
                <w:shd w:val="clear" w:color="auto" w:fill="FFFFFF"/>
              </w:rPr>
              <w:t>Balance</w:t>
            </w:r>
          </w:p>
        </w:tc>
        <w:tc>
          <w:tcPr>
            <w:tcW w:w="738" w:type="dxa"/>
          </w:tcPr>
          <w:p w14:paraId="07274B07" w14:textId="665A531C" w:rsidR="00D7475F" w:rsidRPr="006B32F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  <w:shd w:val="clear" w:color="auto" w:fill="FFFFFF"/>
              </w:rPr>
            </w:pPr>
            <w:r>
              <w:rPr>
                <w:rFonts w:ascii="Roboto" w:hAnsi="Roboto"/>
                <w:b/>
                <w:bCs/>
                <w:color w:val="475467"/>
                <w:sz w:val="20"/>
                <w:szCs w:val="20"/>
                <w:shd w:val="clear" w:color="auto" w:fill="FFFFFF"/>
              </w:rPr>
              <w:t>Total Office</w:t>
            </w:r>
          </w:p>
        </w:tc>
      </w:tr>
      <w:tr w:rsidR="00D7475F" w14:paraId="63F12A4D" w14:textId="2C456E44" w:rsidTr="006976E4">
        <w:tc>
          <w:tcPr>
            <w:tcW w:w="689" w:type="dxa"/>
          </w:tcPr>
          <w:p w14:paraId="7759F5E2" w14:textId="4DC3A18C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 w:rsidRPr="00D7475F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  <w:r w:rsidRPr="00D7475F">
              <w:rPr>
                <w:b/>
                <w:bCs/>
              </w:rPr>
              <w:t>-07-2026</w:t>
            </w:r>
          </w:p>
        </w:tc>
        <w:tc>
          <w:tcPr>
            <w:tcW w:w="1151" w:type="dxa"/>
          </w:tcPr>
          <w:p w14:paraId="513AD257" w14:textId="0ABA3774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1001</w:t>
            </w:r>
          </w:p>
        </w:tc>
        <w:tc>
          <w:tcPr>
            <w:tcW w:w="1333" w:type="dxa"/>
          </w:tcPr>
          <w:p w14:paraId="58A43B88" w14:textId="43C978D0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New</w:t>
            </w:r>
          </w:p>
        </w:tc>
        <w:tc>
          <w:tcPr>
            <w:tcW w:w="581" w:type="dxa"/>
            <w:vAlign w:val="center"/>
          </w:tcPr>
          <w:p w14:paraId="2F8CA7C6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214" w:type="dxa"/>
            <w:vAlign w:val="center"/>
          </w:tcPr>
          <w:p w14:paraId="420D28D4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324" w:type="dxa"/>
          </w:tcPr>
          <w:p w14:paraId="02047025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071" w:type="dxa"/>
          </w:tcPr>
          <w:p w14:paraId="7F4EE1F3" w14:textId="77777777" w:rsidR="00D7475F" w:rsidRPr="00971B94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915" w:type="dxa"/>
          </w:tcPr>
          <w:p w14:paraId="103F356C" w14:textId="77777777" w:rsidR="00D7475F" w:rsidRPr="006B32F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738" w:type="dxa"/>
          </w:tcPr>
          <w:p w14:paraId="7EA3E39E" w14:textId="77777777" w:rsidR="00D7475F" w:rsidRPr="006B32F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  <w:shd w:val="clear" w:color="auto" w:fill="FFFFFF"/>
              </w:rPr>
            </w:pPr>
          </w:p>
        </w:tc>
      </w:tr>
      <w:tr w:rsidR="00D7475F" w14:paraId="7CE4B48C" w14:textId="6D4DE81F" w:rsidTr="006976E4">
        <w:tc>
          <w:tcPr>
            <w:tcW w:w="689" w:type="dxa"/>
          </w:tcPr>
          <w:p w14:paraId="5CEF5D46" w14:textId="77777777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1151" w:type="dxa"/>
          </w:tcPr>
          <w:p w14:paraId="65DA2A88" w14:textId="77777777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1333" w:type="dxa"/>
          </w:tcPr>
          <w:p w14:paraId="7D9E9704" w14:textId="534A996E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Accessories</w:t>
            </w:r>
          </w:p>
        </w:tc>
        <w:tc>
          <w:tcPr>
            <w:tcW w:w="581" w:type="dxa"/>
            <w:vAlign w:val="center"/>
          </w:tcPr>
          <w:p w14:paraId="48147F12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214" w:type="dxa"/>
            <w:vAlign w:val="center"/>
          </w:tcPr>
          <w:p w14:paraId="555BB0E0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324" w:type="dxa"/>
          </w:tcPr>
          <w:p w14:paraId="672B22D8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071" w:type="dxa"/>
          </w:tcPr>
          <w:p w14:paraId="332C08E4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915" w:type="dxa"/>
          </w:tcPr>
          <w:p w14:paraId="1E608F5D" w14:textId="537D6C3B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738" w:type="dxa"/>
          </w:tcPr>
          <w:p w14:paraId="60CED09D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</w:tr>
      <w:tr w:rsidR="00D7475F" w14:paraId="4AC3CCB3" w14:textId="77777777" w:rsidTr="006976E4">
        <w:tc>
          <w:tcPr>
            <w:tcW w:w="689" w:type="dxa"/>
          </w:tcPr>
          <w:p w14:paraId="7EA17B4C" w14:textId="77777777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1151" w:type="dxa"/>
          </w:tcPr>
          <w:p w14:paraId="14041477" w14:textId="77777777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</w:p>
        </w:tc>
        <w:tc>
          <w:tcPr>
            <w:tcW w:w="1333" w:type="dxa"/>
          </w:tcPr>
          <w:p w14:paraId="7B91C476" w14:textId="1950DB0F" w:rsidR="00D7475F" w:rsidRDefault="00D7475F" w:rsidP="00971B94">
            <w:pPr>
              <w:pStyle w:val="NoSpacing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Location change</w:t>
            </w:r>
          </w:p>
        </w:tc>
        <w:tc>
          <w:tcPr>
            <w:tcW w:w="581" w:type="dxa"/>
            <w:vAlign w:val="center"/>
          </w:tcPr>
          <w:p w14:paraId="222ADBA7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214" w:type="dxa"/>
            <w:vAlign w:val="center"/>
          </w:tcPr>
          <w:p w14:paraId="61396803" w14:textId="77777777" w:rsidR="00D7475F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324" w:type="dxa"/>
          </w:tcPr>
          <w:p w14:paraId="3BBCB6E1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1071" w:type="dxa"/>
          </w:tcPr>
          <w:p w14:paraId="51C0A4F0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915" w:type="dxa"/>
          </w:tcPr>
          <w:p w14:paraId="668464CD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  <w:tc>
          <w:tcPr>
            <w:tcW w:w="738" w:type="dxa"/>
          </w:tcPr>
          <w:p w14:paraId="001BEF9B" w14:textId="77777777" w:rsidR="00D7475F" w:rsidRPr="009E08E6" w:rsidRDefault="00D7475F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</w:tr>
      <w:tr w:rsidR="006976E4" w14:paraId="568E0A36" w14:textId="77777777" w:rsidTr="006976E4">
        <w:tc>
          <w:tcPr>
            <w:tcW w:w="8278" w:type="dxa"/>
            <w:gridSpan w:val="8"/>
          </w:tcPr>
          <w:p w14:paraId="371D6E6C" w14:textId="53666C1F" w:rsidR="006976E4" w:rsidRPr="009E08E6" w:rsidRDefault="006976E4" w:rsidP="006976E4">
            <w:pPr>
              <w:pStyle w:val="NoSpacing"/>
              <w:jc w:val="center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  <w:r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  <w:t>Grand Total</w:t>
            </w:r>
          </w:p>
        </w:tc>
        <w:tc>
          <w:tcPr>
            <w:tcW w:w="738" w:type="dxa"/>
          </w:tcPr>
          <w:p w14:paraId="7F220105" w14:textId="77777777" w:rsidR="006976E4" w:rsidRPr="009E08E6" w:rsidRDefault="006976E4" w:rsidP="00971B94">
            <w:pPr>
              <w:pStyle w:val="NoSpacing"/>
              <w:rPr>
                <w:rFonts w:ascii="Roboto" w:hAnsi="Roboto"/>
                <w:b/>
                <w:bCs/>
                <w:color w:val="475467"/>
                <w:sz w:val="20"/>
                <w:szCs w:val="20"/>
              </w:rPr>
            </w:pPr>
          </w:p>
        </w:tc>
      </w:tr>
    </w:tbl>
    <w:p w14:paraId="6043D52F" w14:textId="73EC322C" w:rsidR="008B13B2" w:rsidRDefault="008B13B2" w:rsidP="00381C72">
      <w:pPr>
        <w:pStyle w:val="NoSpacing"/>
        <w:rPr>
          <w:b/>
          <w:bCs/>
          <w:lang w:val="en-US"/>
        </w:rPr>
      </w:pPr>
    </w:p>
    <w:p w14:paraId="762BE353" w14:textId="77777777" w:rsidR="00481634" w:rsidRDefault="00481634" w:rsidP="00381C72">
      <w:pPr>
        <w:pStyle w:val="NoSpacing"/>
        <w:rPr>
          <w:b/>
          <w:bCs/>
          <w:lang w:val="en-US"/>
        </w:rPr>
      </w:pPr>
    </w:p>
    <w:p w14:paraId="3A032D72" w14:textId="6CB05898" w:rsidR="00481634" w:rsidRPr="00481634" w:rsidRDefault="00481634" w:rsidP="00481634">
      <w:pPr>
        <w:pStyle w:val="NoSpacing"/>
        <w:rPr>
          <w:b/>
          <w:bCs/>
          <w:lang w:val="en-US"/>
        </w:rPr>
      </w:pPr>
      <w:r w:rsidRPr="00481634">
        <w:rPr>
          <w:b/>
          <w:bCs/>
          <w:lang w:val="en-US"/>
        </w:rPr>
        <w:t xml:space="preserve">Add Connection Details - Connection Type Reconnection /Location </w:t>
      </w:r>
      <w:proofErr w:type="gramStart"/>
      <w:r w:rsidRPr="00481634">
        <w:rPr>
          <w:b/>
          <w:bCs/>
          <w:lang w:val="en-US"/>
        </w:rPr>
        <w:t>change</w:t>
      </w:r>
      <w:r w:rsidR="00430379">
        <w:rPr>
          <w:b/>
          <w:bCs/>
          <w:lang w:val="en-US"/>
        </w:rPr>
        <w:t xml:space="preserve"> ,</w:t>
      </w:r>
      <w:proofErr w:type="gramEnd"/>
      <w:r w:rsidR="00430379">
        <w:rPr>
          <w:b/>
          <w:bCs/>
          <w:lang w:val="en-US"/>
        </w:rPr>
        <w:t xml:space="preserve"> if location change selected, customer </w:t>
      </w:r>
      <w:r w:rsidR="00F341E9">
        <w:rPr>
          <w:b/>
          <w:bCs/>
          <w:lang w:val="en-US"/>
        </w:rPr>
        <w:br/>
      </w:r>
      <w:r w:rsidR="00F341E9" w:rsidRPr="00F341E9">
        <w:rPr>
          <w:b/>
          <w:bCs/>
        </w:rPr>
        <w:t xml:space="preserve">Postal </w:t>
      </w:r>
      <w:proofErr w:type="spellStart"/>
      <w:r w:rsidR="00F341E9" w:rsidRPr="00F341E9">
        <w:rPr>
          <w:b/>
          <w:bCs/>
        </w:rPr>
        <w:t>AreaSelect</w:t>
      </w:r>
      <w:proofErr w:type="spellEnd"/>
      <w:r w:rsidR="00F341E9" w:rsidRPr="00F341E9">
        <w:rPr>
          <w:b/>
          <w:bCs/>
        </w:rPr>
        <w:t xml:space="preserve"> postal </w:t>
      </w:r>
      <w:proofErr w:type="spellStart"/>
      <w:r w:rsidR="00F341E9" w:rsidRPr="00F341E9">
        <w:rPr>
          <w:b/>
          <w:bCs/>
        </w:rPr>
        <w:t>areaLocationSelect</w:t>
      </w:r>
      <w:proofErr w:type="spellEnd"/>
      <w:r w:rsidR="00F341E9" w:rsidRPr="00F341E9">
        <w:rPr>
          <w:b/>
          <w:bCs/>
        </w:rPr>
        <w:t xml:space="preserve"> </w:t>
      </w:r>
      <w:proofErr w:type="spellStart"/>
      <w:r w:rsidR="00F341E9" w:rsidRPr="00F341E9">
        <w:rPr>
          <w:b/>
          <w:bCs/>
        </w:rPr>
        <w:t>locationStreet</w:t>
      </w:r>
      <w:proofErr w:type="spellEnd"/>
      <w:r w:rsidR="00F341E9">
        <w:rPr>
          <w:b/>
          <w:bCs/>
        </w:rPr>
        <w:t xml:space="preserve"> fields here will show to allow </w:t>
      </w:r>
      <w:r w:rsidR="006D0986">
        <w:rPr>
          <w:b/>
          <w:bCs/>
        </w:rPr>
        <w:t xml:space="preserve">update the new location </w:t>
      </w:r>
      <w:proofErr w:type="gramStart"/>
      <w:r w:rsidR="006D0986">
        <w:rPr>
          <w:b/>
          <w:bCs/>
        </w:rPr>
        <w:t>details ,</w:t>
      </w:r>
      <w:proofErr w:type="gramEnd"/>
      <w:r w:rsidR="006D0986">
        <w:rPr>
          <w:b/>
          <w:bCs/>
        </w:rPr>
        <w:t xml:space="preserve"> will update the table to current address of the customer and </w:t>
      </w:r>
      <w:r w:rsidR="00A521F6">
        <w:rPr>
          <w:b/>
          <w:bCs/>
        </w:rPr>
        <w:t xml:space="preserve">connection details will </w:t>
      </w:r>
      <w:r w:rsidR="003744BE">
        <w:rPr>
          <w:b/>
          <w:bCs/>
        </w:rPr>
        <w:t>capture the old address in the table, entered payment details will be in pending accounts</w:t>
      </w:r>
    </w:p>
    <w:p w14:paraId="4471F1E9" w14:textId="77777777" w:rsidR="00481634" w:rsidRDefault="00481634" w:rsidP="00381C72">
      <w:pPr>
        <w:pStyle w:val="NoSpacing"/>
        <w:rPr>
          <w:b/>
          <w:bCs/>
          <w:lang w:val="en-US"/>
        </w:rPr>
      </w:pPr>
    </w:p>
    <w:p w14:paraId="04C9624D" w14:textId="03479AF0" w:rsidR="00C462F5" w:rsidRPr="00C462F5" w:rsidRDefault="004341CE" w:rsidP="00C462F5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="00C462F5" w:rsidRPr="00C462F5">
        <w:rPr>
          <w:b/>
          <w:bCs/>
          <w:lang w:val="en-US"/>
        </w:rPr>
        <w:t xml:space="preserve">stb status is the customer status, if not admin change the </w:t>
      </w:r>
      <w:proofErr w:type="spellStart"/>
      <w:r w:rsidR="00C462F5" w:rsidRPr="00C462F5">
        <w:rPr>
          <w:b/>
          <w:bCs/>
          <w:lang w:val="en-US"/>
        </w:rPr>
        <w:t>stb</w:t>
      </w:r>
      <w:proofErr w:type="spellEnd"/>
      <w:r w:rsidR="00C462F5" w:rsidRPr="00C462F5">
        <w:rPr>
          <w:b/>
          <w:bCs/>
          <w:lang w:val="en-US"/>
        </w:rPr>
        <w:t xml:space="preserve"> or status, only update after the admin approval, until should be in pending status</w:t>
      </w:r>
    </w:p>
    <w:p w14:paraId="3CCCC9AA" w14:textId="77777777" w:rsidR="00C462F5" w:rsidRPr="00C462F5" w:rsidRDefault="00C462F5" w:rsidP="00C462F5">
      <w:pPr>
        <w:pStyle w:val="NoSpacing"/>
        <w:rPr>
          <w:b/>
          <w:bCs/>
          <w:lang w:val="en-US"/>
        </w:rPr>
      </w:pPr>
      <w:r w:rsidRPr="00C462F5">
        <w:rPr>
          <w:b/>
          <w:bCs/>
          <w:lang w:val="en-US"/>
        </w:rPr>
        <w:t xml:space="preserve">status-pill required </w:t>
      </w:r>
      <w:proofErr w:type="spellStart"/>
      <w:r w:rsidRPr="00C462F5">
        <w:rPr>
          <w:b/>
          <w:bCs/>
          <w:lang w:val="en-US"/>
        </w:rPr>
        <w:t>stb</w:t>
      </w:r>
      <w:proofErr w:type="spellEnd"/>
      <w:r w:rsidRPr="00C462F5">
        <w:rPr>
          <w:b/>
          <w:bCs/>
          <w:lang w:val="en-US"/>
        </w:rPr>
        <w:t xml:space="preserve"> details to status</w:t>
      </w:r>
    </w:p>
    <w:p w14:paraId="1761403F" w14:textId="41D82260" w:rsidR="00C462F5" w:rsidRDefault="00C462F5" w:rsidP="00C462F5">
      <w:pPr>
        <w:pStyle w:val="NoSpacing"/>
        <w:rPr>
          <w:b/>
          <w:bCs/>
          <w:lang w:val="en-US"/>
        </w:rPr>
      </w:pPr>
      <w:r w:rsidRPr="00C462F5">
        <w:rPr>
          <w:b/>
          <w:bCs/>
          <w:lang w:val="en-US"/>
        </w:rPr>
        <w:t>Reason - add "Returned</w:t>
      </w:r>
      <w:proofErr w:type="gramStart"/>
      <w:r w:rsidRPr="00C462F5">
        <w:rPr>
          <w:b/>
          <w:bCs/>
          <w:lang w:val="en-US"/>
        </w:rPr>
        <w:t>" ,</w:t>
      </w:r>
      <w:proofErr w:type="gramEnd"/>
      <w:r w:rsidRPr="00C462F5">
        <w:rPr>
          <w:b/>
          <w:bCs/>
          <w:lang w:val="en-US"/>
        </w:rPr>
        <w:t xml:space="preserve"> status will be "pending" until admin approve in workflow then customer status must be "Retrieved" and </w:t>
      </w:r>
      <w:proofErr w:type="spellStart"/>
      <w:r w:rsidRPr="00C462F5">
        <w:rPr>
          <w:b/>
          <w:bCs/>
          <w:lang w:val="en-US"/>
        </w:rPr>
        <w:t>stb</w:t>
      </w:r>
      <w:proofErr w:type="spellEnd"/>
      <w:r w:rsidRPr="00C462F5">
        <w:rPr>
          <w:b/>
          <w:bCs/>
          <w:lang w:val="en-US"/>
        </w:rPr>
        <w:t xml:space="preserve"> count will add in </w:t>
      </w:r>
      <w:proofErr w:type="spellStart"/>
      <w:r w:rsidRPr="00C462F5">
        <w:rPr>
          <w:b/>
          <w:bCs/>
          <w:lang w:val="en-US"/>
        </w:rPr>
        <w:t>stb</w:t>
      </w:r>
      <w:proofErr w:type="spellEnd"/>
      <w:r w:rsidRPr="00C462F5">
        <w:rPr>
          <w:b/>
          <w:bCs/>
          <w:lang w:val="en-US"/>
        </w:rPr>
        <w:t xml:space="preserve"> master and accessories visible to select while take back and accessories also included in material track - but used categories, automatically will add</w:t>
      </w:r>
      <w:r w:rsidR="004341CE">
        <w:rPr>
          <w:b/>
          <w:bCs/>
          <w:lang w:val="en-US"/>
        </w:rPr>
        <w:t xml:space="preserve"> in material stock each 1 count by default</w:t>
      </w:r>
    </w:p>
    <w:p w14:paraId="29B44194" w14:textId="77777777" w:rsidR="00DD0F20" w:rsidRDefault="00DD0F20" w:rsidP="00C462F5">
      <w:pPr>
        <w:pStyle w:val="NoSpacing"/>
        <w:rPr>
          <w:b/>
          <w:bCs/>
          <w:lang w:val="en-US"/>
        </w:rPr>
      </w:pPr>
    </w:p>
    <w:p w14:paraId="779A4BF3" w14:textId="77777777" w:rsidR="00DD0F20" w:rsidRDefault="00DD0F20" w:rsidP="00C462F5">
      <w:pPr>
        <w:pStyle w:val="NoSpacing"/>
        <w:rPr>
          <w:b/>
          <w:bCs/>
          <w:lang w:val="en-US"/>
        </w:rPr>
      </w:pPr>
    </w:p>
    <w:p w14:paraId="15841CB1" w14:textId="21B60A27" w:rsidR="00DD0F20" w:rsidRDefault="00DD0F20" w:rsidP="00DD0F20">
      <w:pPr>
        <w:pStyle w:val="NoSpacing"/>
        <w:numPr>
          <w:ilvl w:val="0"/>
          <w:numId w:val="26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Month/Year – disable </w:t>
      </w:r>
    </w:p>
    <w:p w14:paraId="00E3D568" w14:textId="7DCA41AF" w:rsidR="00D20B4A" w:rsidRPr="00D20B4A" w:rsidRDefault="00D20B4A" w:rsidP="00DD0F20">
      <w:pPr>
        <w:pStyle w:val="NoSpacing"/>
        <w:numPr>
          <w:ilvl w:val="0"/>
          <w:numId w:val="26"/>
        </w:numPr>
        <w:rPr>
          <w:b/>
          <w:bCs/>
          <w:lang w:val="en-US"/>
        </w:rPr>
      </w:pPr>
      <w:r w:rsidRPr="00D20B4A">
        <w:rPr>
          <w:b/>
          <w:bCs/>
        </w:rPr>
        <w:t>No. of Period / Count</w:t>
      </w:r>
      <w:r>
        <w:rPr>
          <w:b/>
          <w:bCs/>
        </w:rPr>
        <w:t xml:space="preserve"> – increase the field width – text has cut</w:t>
      </w:r>
    </w:p>
    <w:p w14:paraId="40736FBC" w14:textId="07DC57D8" w:rsidR="00C462F5" w:rsidRPr="00425196" w:rsidRDefault="00B37F61" w:rsidP="00381C72">
      <w:pPr>
        <w:pStyle w:val="NoSpacing"/>
        <w:numPr>
          <w:ilvl w:val="0"/>
          <w:numId w:val="26"/>
        </w:numPr>
        <w:rPr>
          <w:b/>
          <w:bCs/>
          <w:lang w:val="en-US"/>
        </w:rPr>
      </w:pPr>
      <w:r w:rsidRPr="00425196">
        <w:rPr>
          <w:b/>
          <w:bCs/>
        </w:rPr>
        <w:t xml:space="preserve">No. of Period </w:t>
      </w:r>
      <w:r w:rsidR="00673B20" w:rsidRPr="00425196">
        <w:rPr>
          <w:b/>
          <w:bCs/>
        </w:rPr>
        <w:t>– default Month</w:t>
      </w:r>
    </w:p>
    <w:p w14:paraId="13F9ABE8" w14:textId="10B09BC0" w:rsidR="00425196" w:rsidRPr="00BC34CC" w:rsidRDefault="00425196" w:rsidP="00381C72">
      <w:pPr>
        <w:pStyle w:val="NoSpacing"/>
        <w:numPr>
          <w:ilvl w:val="0"/>
          <w:numId w:val="26"/>
        </w:numPr>
        <w:rPr>
          <w:b/>
          <w:bCs/>
          <w:lang w:val="en-US"/>
        </w:rPr>
      </w:pPr>
      <w:r>
        <w:rPr>
          <w:b/>
          <w:bCs/>
        </w:rPr>
        <w:t xml:space="preserve">If </w:t>
      </w:r>
      <w:r w:rsidR="00146ED2">
        <w:rPr>
          <w:b/>
          <w:bCs/>
        </w:rPr>
        <w:t>Days – user can select the start date, end date must be last date of current month disabled</w:t>
      </w:r>
    </w:p>
    <w:p w14:paraId="58F7A89B" w14:textId="77777777" w:rsidR="00BC34CC" w:rsidRDefault="00BC34CC" w:rsidP="00BC34CC">
      <w:pPr>
        <w:pStyle w:val="NoSpacing"/>
        <w:rPr>
          <w:b/>
          <w:bCs/>
        </w:rPr>
      </w:pPr>
    </w:p>
    <w:p w14:paraId="5DA33853" w14:textId="7BE4DB6E" w:rsidR="00BC34CC" w:rsidRDefault="000B6641" w:rsidP="00BC34CC">
      <w:pPr>
        <w:pStyle w:val="NoSpacing"/>
        <w:rPr>
          <w:b/>
          <w:bCs/>
        </w:rPr>
      </w:pPr>
      <w:r>
        <w:rPr>
          <w:b/>
          <w:bCs/>
        </w:rPr>
        <w:t xml:space="preserve">Report </w:t>
      </w:r>
      <w:r w:rsidR="003711A5">
        <w:rPr>
          <w:b/>
          <w:bCs/>
        </w:rPr>
        <w:t>– new menu</w:t>
      </w:r>
    </w:p>
    <w:p w14:paraId="76FD5716" w14:textId="5E57BA22" w:rsidR="003711A5" w:rsidRDefault="003711A5" w:rsidP="00BC34CC">
      <w:pPr>
        <w:pStyle w:val="NoSpacing"/>
        <w:rPr>
          <w:b/>
          <w:bCs/>
        </w:rPr>
      </w:pPr>
      <w:r>
        <w:rPr>
          <w:b/>
          <w:bCs/>
        </w:rPr>
        <w:t>Cat Subscription report</w:t>
      </w:r>
    </w:p>
    <w:p w14:paraId="2206968B" w14:textId="3949D93A" w:rsidR="000B6641" w:rsidRDefault="000B6641" w:rsidP="00BC34CC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I </w:t>
      </w:r>
      <w:r w:rsidR="00BE081D">
        <w:rPr>
          <w:b/>
          <w:bCs/>
        </w:rPr>
        <w:t xml:space="preserve">want to </w:t>
      </w:r>
      <w:r>
        <w:rPr>
          <w:b/>
          <w:bCs/>
        </w:rPr>
        <w:t>get the report</w:t>
      </w:r>
      <w:r w:rsidR="00BE081D">
        <w:rPr>
          <w:b/>
          <w:bCs/>
        </w:rPr>
        <w:t xml:space="preserve"> of </w:t>
      </w:r>
      <w:r w:rsidR="00F77C7C">
        <w:rPr>
          <w:b/>
          <w:bCs/>
        </w:rPr>
        <w:t>cable tv subscription report, based on</w:t>
      </w:r>
      <w:r w:rsidR="00882034">
        <w:rPr>
          <w:b/>
          <w:bCs/>
        </w:rPr>
        <w:t xml:space="preserve"> </w:t>
      </w:r>
      <w:r w:rsidR="00846BB7">
        <w:rPr>
          <w:b/>
          <w:bCs/>
        </w:rPr>
        <w:t xml:space="preserve">collected by, </w:t>
      </w:r>
      <w:proofErr w:type="gramStart"/>
      <w:r w:rsidR="00846BB7">
        <w:rPr>
          <w:b/>
          <w:bCs/>
        </w:rPr>
        <w:t>Network</w:t>
      </w:r>
      <w:proofErr w:type="gramEnd"/>
      <w:r w:rsidR="00846BB7">
        <w:rPr>
          <w:b/>
          <w:bCs/>
        </w:rPr>
        <w:t xml:space="preserve"> type,</w:t>
      </w:r>
      <w:r w:rsidR="00F77C7C">
        <w:rPr>
          <w:b/>
          <w:bCs/>
        </w:rPr>
        <w:t xml:space="preserve"> from </w:t>
      </w:r>
      <w:proofErr w:type="gramStart"/>
      <w:r w:rsidR="00F77C7C">
        <w:rPr>
          <w:b/>
          <w:bCs/>
        </w:rPr>
        <w:t>date ,</w:t>
      </w:r>
      <w:proofErr w:type="gramEnd"/>
      <w:r w:rsidR="00F77C7C">
        <w:rPr>
          <w:b/>
          <w:bCs/>
        </w:rPr>
        <w:t xml:space="preserve"> to</w:t>
      </w:r>
      <w:r w:rsidR="00882034">
        <w:rPr>
          <w:b/>
          <w:bCs/>
        </w:rPr>
        <w:t xml:space="preserve"> </w:t>
      </w:r>
      <w:r w:rsidR="00F77C7C">
        <w:rPr>
          <w:b/>
          <w:bCs/>
        </w:rPr>
        <w:t xml:space="preserve">date and based on </w:t>
      </w:r>
      <w:r w:rsidR="00D26E39" w:rsidRPr="00D26E39">
        <w:rPr>
          <w:b/>
          <w:bCs/>
        </w:rPr>
        <w:t>Collected By</w:t>
      </w:r>
      <w:r w:rsidR="00D26E39">
        <w:rPr>
          <w:b/>
          <w:bCs/>
        </w:rPr>
        <w:t xml:space="preserve"> name, if not </w:t>
      </w:r>
      <w:proofErr w:type="gramStart"/>
      <w:r w:rsidR="00D26E39">
        <w:rPr>
          <w:b/>
          <w:bCs/>
        </w:rPr>
        <w:t>admin ,</w:t>
      </w:r>
      <w:proofErr w:type="gramEnd"/>
      <w:r w:rsidR="00D26E39">
        <w:rPr>
          <w:b/>
          <w:bCs/>
        </w:rPr>
        <w:t xml:space="preserve"> user can generate the </w:t>
      </w:r>
      <w:r w:rsidR="008B2F23">
        <w:rPr>
          <w:b/>
          <w:bCs/>
        </w:rPr>
        <w:t>report based on</w:t>
      </w:r>
      <w:r w:rsidR="00846BB7">
        <w:rPr>
          <w:b/>
          <w:bCs/>
        </w:rPr>
        <w:t xml:space="preserve"> network type,</w:t>
      </w:r>
      <w:r w:rsidR="008B2F23">
        <w:rPr>
          <w:b/>
          <w:bCs/>
        </w:rPr>
        <w:t xml:space="preserve"> start date and end </w:t>
      </w:r>
      <w:proofErr w:type="gramStart"/>
      <w:r w:rsidR="008B2F23">
        <w:rPr>
          <w:b/>
          <w:bCs/>
        </w:rPr>
        <w:t>date ,</w:t>
      </w:r>
      <w:proofErr w:type="gramEnd"/>
      <w:r w:rsidR="008B2F23">
        <w:rPr>
          <w:b/>
          <w:bCs/>
        </w:rPr>
        <w:t xml:space="preserve"> </w:t>
      </w:r>
      <w:r w:rsidR="008B2F23" w:rsidRPr="00D26E39">
        <w:rPr>
          <w:b/>
          <w:bCs/>
        </w:rPr>
        <w:t>Collected By</w:t>
      </w:r>
      <w:r w:rsidR="008B2F23">
        <w:rPr>
          <w:b/>
          <w:bCs/>
        </w:rPr>
        <w:t xml:space="preserve"> mapped with </w:t>
      </w:r>
      <w:r w:rsidR="008B2F23">
        <w:rPr>
          <w:b/>
          <w:bCs/>
        </w:rPr>
        <w:lastRenderedPageBreak/>
        <w:t xml:space="preserve">logged in name, </w:t>
      </w:r>
      <w:r w:rsidR="00B2629C">
        <w:rPr>
          <w:b/>
          <w:bCs/>
        </w:rPr>
        <w:t xml:space="preserve">if admin can select </w:t>
      </w:r>
      <w:r w:rsidR="003711A5">
        <w:rPr>
          <w:b/>
          <w:bCs/>
        </w:rPr>
        <w:t>collected by, print and export to excel required</w:t>
      </w:r>
      <w:r w:rsidR="008B2F23">
        <w:rPr>
          <w:b/>
          <w:bCs/>
        </w:rPr>
        <w:br/>
      </w:r>
    </w:p>
    <w:p w14:paraId="56C5E21B" w14:textId="77777777" w:rsidR="003B24A9" w:rsidRDefault="003B24A9" w:rsidP="00BC34CC">
      <w:pPr>
        <w:pStyle w:val="NoSpacing"/>
        <w:rPr>
          <w:b/>
          <w:bCs/>
          <w:lang w:val="en-US"/>
        </w:rPr>
      </w:pPr>
    </w:p>
    <w:p w14:paraId="1B65B335" w14:textId="43E5CA7C" w:rsidR="00732D77" w:rsidRPr="003B24A9" w:rsidRDefault="003B24A9" w:rsidP="00732D77">
      <w:pPr>
        <w:pStyle w:val="NoSpacing"/>
        <w:rPr>
          <w:b/>
          <w:bCs/>
          <w:lang w:val="en-US"/>
        </w:rPr>
      </w:pPr>
      <w:r w:rsidRPr="003B24A9">
        <w:rPr>
          <w:b/>
          <w:bCs/>
          <w:lang w:val="en-US"/>
        </w:rPr>
        <w:t>Add Subscription Details</w:t>
      </w:r>
      <w:r w:rsidR="00732D77">
        <w:rPr>
          <w:b/>
          <w:bCs/>
          <w:lang w:val="en-US"/>
        </w:rPr>
        <w:t xml:space="preserve"> and Edit</w:t>
      </w:r>
      <w:r w:rsidR="00732D77" w:rsidRPr="003B24A9">
        <w:rPr>
          <w:b/>
          <w:bCs/>
          <w:lang w:val="en-US"/>
        </w:rPr>
        <w:t xml:space="preserve"> Subscription Details</w:t>
      </w:r>
      <w:r w:rsidR="00732D77">
        <w:rPr>
          <w:b/>
          <w:bCs/>
          <w:lang w:val="en-US"/>
        </w:rPr>
        <w:t xml:space="preserve"> if </w:t>
      </w:r>
      <w:r w:rsidR="00F10D2A" w:rsidRPr="00F10D2A">
        <w:rPr>
          <w:b/>
          <w:bCs/>
        </w:rPr>
        <w:t>Mode of Payment</w:t>
      </w:r>
      <w:r w:rsidR="00F10D2A">
        <w:rPr>
          <w:b/>
          <w:bCs/>
        </w:rPr>
        <w:t xml:space="preserve"> </w:t>
      </w:r>
      <w:r w:rsidR="00601F9C">
        <w:rPr>
          <w:b/>
          <w:bCs/>
        </w:rPr>
        <w:t xml:space="preserve">is online /Office, that </w:t>
      </w:r>
      <w:r w:rsidR="00E640A8">
        <w:rPr>
          <w:b/>
          <w:bCs/>
        </w:rPr>
        <w:t xml:space="preserve">amount should map to </w:t>
      </w:r>
      <w:proofErr w:type="gramStart"/>
      <w:r w:rsidR="00E640A8">
        <w:rPr>
          <w:b/>
          <w:bCs/>
        </w:rPr>
        <w:t>a</w:t>
      </w:r>
      <w:proofErr w:type="gramEnd"/>
      <w:r w:rsidR="00E640A8">
        <w:rPr>
          <w:b/>
          <w:bCs/>
        </w:rPr>
        <w:t xml:space="preserve"> employee to track the payment </w:t>
      </w:r>
      <w:r w:rsidR="0044098B">
        <w:rPr>
          <w:b/>
          <w:bCs/>
        </w:rPr>
        <w:t>report of online and office</w:t>
      </w:r>
      <w:r w:rsidR="00302B11">
        <w:rPr>
          <w:b/>
          <w:bCs/>
        </w:rPr>
        <w:t>, only applicable to admin</w:t>
      </w:r>
    </w:p>
    <w:p w14:paraId="4BDDD9B0" w14:textId="77777777" w:rsidR="003B24A9" w:rsidRDefault="003B24A9" w:rsidP="00BC34CC">
      <w:pPr>
        <w:pStyle w:val="NoSpacing"/>
        <w:rPr>
          <w:b/>
          <w:bCs/>
          <w:lang w:val="en-US"/>
        </w:rPr>
      </w:pPr>
    </w:p>
    <w:p w14:paraId="6B16AEB2" w14:textId="77777777" w:rsidR="00A663B3" w:rsidRDefault="00A663B3" w:rsidP="00BC34CC">
      <w:pPr>
        <w:pStyle w:val="NoSpacing"/>
        <w:rPr>
          <w:b/>
          <w:bCs/>
          <w:lang w:val="en-US"/>
        </w:rPr>
      </w:pPr>
    </w:p>
    <w:p w14:paraId="15675F23" w14:textId="4CA5ACF3" w:rsidR="00A663B3" w:rsidRPr="00A663B3" w:rsidRDefault="00A663B3" w:rsidP="00A663B3">
      <w:pPr>
        <w:pStyle w:val="NoSpacing"/>
        <w:rPr>
          <w:b/>
          <w:bCs/>
          <w:lang w:val="en-US"/>
        </w:rPr>
      </w:pPr>
      <w:r w:rsidRPr="00A663B3">
        <w:rPr>
          <w:b/>
          <w:bCs/>
          <w:lang w:val="en-US"/>
        </w:rPr>
        <w:t>need a</w:t>
      </w:r>
      <w:r>
        <w:rPr>
          <w:b/>
          <w:bCs/>
          <w:lang w:val="en-US"/>
        </w:rPr>
        <w:t xml:space="preserve"> new</w:t>
      </w:r>
      <w:r w:rsidRPr="00A663B3">
        <w:rPr>
          <w:b/>
          <w:bCs/>
          <w:lang w:val="en-US"/>
        </w:rPr>
        <w:t xml:space="preserve"> screen append a subscription of all -only active customers</w:t>
      </w:r>
      <w:r w:rsidR="00C6123F">
        <w:rPr>
          <w:b/>
          <w:bCs/>
          <w:lang w:val="en-US"/>
        </w:rPr>
        <w:t xml:space="preserve"> and end </w:t>
      </w:r>
      <w:r w:rsidR="00BB5976">
        <w:rPr>
          <w:b/>
          <w:bCs/>
          <w:lang w:val="en-US"/>
        </w:rPr>
        <w:t>date, if end was next month from current month</w:t>
      </w:r>
      <w:r w:rsidRPr="00A663B3">
        <w:rPr>
          <w:b/>
          <w:bCs/>
          <w:lang w:val="en-US"/>
        </w:rPr>
        <w:t xml:space="preserve"> means insert the subscription </w:t>
      </w:r>
      <w:r w:rsidR="00611B02">
        <w:rPr>
          <w:b/>
          <w:bCs/>
          <w:lang w:val="en-US"/>
        </w:rPr>
        <w:t>row, current month of 1</w:t>
      </w:r>
      <w:r w:rsidR="00611B02" w:rsidRPr="00611B02">
        <w:rPr>
          <w:b/>
          <w:bCs/>
          <w:vertAlign w:val="superscript"/>
          <w:lang w:val="en-US"/>
        </w:rPr>
        <w:t>st</w:t>
      </w:r>
      <w:r w:rsidR="00611B02">
        <w:rPr>
          <w:b/>
          <w:bCs/>
          <w:lang w:val="en-US"/>
        </w:rPr>
        <w:t xml:space="preserve"> date with </w:t>
      </w:r>
      <w:r w:rsidR="00261CD1">
        <w:rPr>
          <w:b/>
          <w:bCs/>
          <w:lang w:val="en-US"/>
        </w:rPr>
        <w:t xml:space="preserve">“unpaid” status, which will be in </w:t>
      </w:r>
      <w:r w:rsidR="00CA3186">
        <w:rPr>
          <w:b/>
          <w:bCs/>
          <w:lang w:val="en-US"/>
        </w:rPr>
        <w:t xml:space="preserve">accounts &gt; </w:t>
      </w:r>
      <w:r w:rsidR="00261CD1">
        <w:rPr>
          <w:b/>
          <w:bCs/>
          <w:lang w:val="en-US"/>
        </w:rPr>
        <w:t xml:space="preserve">subscription </w:t>
      </w:r>
      <w:r w:rsidR="00CA3186">
        <w:rPr>
          <w:b/>
          <w:bCs/>
          <w:lang w:val="en-US"/>
        </w:rPr>
        <w:t>list, then payment collected person will</w:t>
      </w:r>
      <w:r w:rsidR="00383002">
        <w:rPr>
          <w:b/>
          <w:bCs/>
          <w:lang w:val="en-US"/>
        </w:rPr>
        <w:t xml:space="preserve"> enter the payment, </w:t>
      </w:r>
      <w:r w:rsidR="00BB5976">
        <w:rPr>
          <w:b/>
          <w:bCs/>
          <w:lang w:val="en-US"/>
        </w:rPr>
        <w:br/>
        <w:t xml:space="preserve">how can we handle this module </w:t>
      </w:r>
      <w:r w:rsidR="00D81998">
        <w:rPr>
          <w:b/>
          <w:bCs/>
          <w:lang w:val="en-US"/>
        </w:rPr>
        <w:t>explain and we will start the development</w:t>
      </w:r>
    </w:p>
    <w:p w14:paraId="7CFD6316" w14:textId="77777777" w:rsidR="00A663B3" w:rsidRDefault="00A663B3" w:rsidP="00BC34CC">
      <w:pPr>
        <w:pStyle w:val="NoSpacing"/>
        <w:rPr>
          <w:b/>
          <w:bCs/>
          <w:lang w:val="en-US"/>
        </w:rPr>
      </w:pPr>
    </w:p>
    <w:p w14:paraId="201FFF9D" w14:textId="77777777" w:rsidR="006F1D28" w:rsidRDefault="006F1D28" w:rsidP="00BC34CC">
      <w:pPr>
        <w:pStyle w:val="NoSpacing"/>
        <w:rPr>
          <w:b/>
          <w:bCs/>
          <w:lang w:val="en-US"/>
        </w:rPr>
      </w:pPr>
    </w:p>
    <w:p w14:paraId="5C58C217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STB Details in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first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was active in the first image, after box fault,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reason type fault and status should be </w:t>
      </w:r>
      <w:proofErr w:type="gramStart"/>
      <w:r w:rsidRPr="006F1D28">
        <w:rPr>
          <w:b/>
          <w:bCs/>
          <w:lang w:val="en-US"/>
        </w:rPr>
        <w:t>disconnect</w:t>
      </w:r>
      <w:proofErr w:type="gramEnd"/>
      <w:r w:rsidRPr="006F1D28">
        <w:rPr>
          <w:b/>
          <w:bCs/>
          <w:lang w:val="en-US"/>
        </w:rPr>
        <w:t xml:space="preserve"> only in second row, each should be captured, but it's completed over written to latest status to all row,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need the row retain as its and reason also, if add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</w:t>
      </w:r>
      <w:proofErr w:type="gramStart"/>
      <w:r w:rsidRPr="006F1D28">
        <w:rPr>
          <w:b/>
          <w:bCs/>
          <w:lang w:val="en-US"/>
        </w:rPr>
        <w:t>details ,</w:t>
      </w:r>
      <w:proofErr w:type="gramEnd"/>
      <w:r w:rsidRPr="006F1D28">
        <w:rPr>
          <w:b/>
          <w:bCs/>
          <w:lang w:val="en-US"/>
        </w:rPr>
        <w:t xml:space="preserve"> and select the "</w:t>
      </w:r>
    </w:p>
    <w:p w14:paraId="541AC0B9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"Active" </w:t>
      </w:r>
    </w:p>
    <w:p w14:paraId="21606747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Reactivate </w:t>
      </w:r>
    </w:p>
    <w:p w14:paraId="0A66E21E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Replaced </w:t>
      </w:r>
    </w:p>
    <w:p w14:paraId="27FD4BC7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Upgrade </w:t>
      </w:r>
    </w:p>
    <w:p w14:paraId="3B50D195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"DISCONNECTED" </w:t>
      </w:r>
    </w:p>
    <w:p w14:paraId="26851520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Fault </w:t>
      </w:r>
    </w:p>
    <w:p w14:paraId="5A8837DA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Broken </w:t>
      </w:r>
    </w:p>
    <w:p w14:paraId="36D38E1F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Burnt </w:t>
      </w:r>
    </w:p>
    <w:p w14:paraId="6D0012A0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Disconnect </w:t>
      </w:r>
    </w:p>
    <w:p w14:paraId="36D77C63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Vacated </w:t>
      </w:r>
    </w:p>
    <w:p w14:paraId="03CBA9FA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Lost </w:t>
      </w:r>
    </w:p>
    <w:p w14:paraId="37447E4A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Outstation </w:t>
      </w:r>
    </w:p>
    <w:p w14:paraId="59ADA5A3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"DISCONNECTED", this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should be added in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master automatically in "Returned" type </w:t>
      </w:r>
    </w:p>
    <w:p w14:paraId="75B8465D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Returned </w:t>
      </w:r>
    </w:p>
    <w:p w14:paraId="39704A0F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"Active" </w:t>
      </w:r>
    </w:p>
    <w:p w14:paraId="23D5E70F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Reactivate </w:t>
      </w:r>
    </w:p>
    <w:p w14:paraId="600DFA79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Replaced </w:t>
      </w:r>
    </w:p>
    <w:p w14:paraId="134ECD80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Upgrade </w:t>
      </w:r>
    </w:p>
    <w:p w14:paraId="512E5D4C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"DISCONNECTED" </w:t>
      </w:r>
    </w:p>
    <w:p w14:paraId="7ABE167B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Fault </w:t>
      </w:r>
    </w:p>
    <w:p w14:paraId="69715FC5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Broken </w:t>
      </w:r>
    </w:p>
    <w:p w14:paraId="3D7408C5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Burnt </w:t>
      </w:r>
    </w:p>
    <w:p w14:paraId="27813F3D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Disconnect </w:t>
      </w:r>
    </w:p>
    <w:p w14:paraId="2463E08D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Vacated </w:t>
      </w:r>
    </w:p>
    <w:p w14:paraId="26AA4F73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Lost </w:t>
      </w:r>
    </w:p>
    <w:p w14:paraId="6EB6BA87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Outstation </w:t>
      </w:r>
    </w:p>
    <w:p w14:paraId="731EBF61" w14:textId="77777777" w:rsidR="006F1D28" w:rsidRP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lastRenderedPageBreak/>
        <w:t xml:space="preserve">if </w:t>
      </w:r>
      <w:proofErr w:type="spellStart"/>
      <w:r w:rsidRPr="006F1D28">
        <w:rPr>
          <w:b/>
          <w:bCs/>
          <w:lang w:val="en-US"/>
        </w:rPr>
        <w:t>i</w:t>
      </w:r>
      <w:proofErr w:type="spellEnd"/>
      <w:r w:rsidRPr="006F1D28">
        <w:rPr>
          <w:b/>
          <w:bCs/>
          <w:lang w:val="en-US"/>
        </w:rPr>
        <w:t xml:space="preserve"> choose these in reason status should be automatically "DISCONNECTED", this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should be added in </w:t>
      </w: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master automatically in "Returned" type </w:t>
      </w:r>
    </w:p>
    <w:p w14:paraId="7DA0F3A1" w14:textId="77777777" w:rsidR="006F1D28" w:rsidRDefault="006F1D28" w:rsidP="006F1D28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Returned </w:t>
      </w:r>
    </w:p>
    <w:p w14:paraId="0C8543DA" w14:textId="77777777" w:rsidR="008368E0" w:rsidRDefault="006B1A09" w:rsidP="008368E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first </w:t>
      </w:r>
      <w:r w:rsidR="00BD468D">
        <w:rPr>
          <w:b/>
          <w:bCs/>
          <w:lang w:val="en-US"/>
        </w:rPr>
        <w:t xml:space="preserve">status is active, next updated </w:t>
      </w:r>
      <w:proofErr w:type="gramStart"/>
      <w:r w:rsidR="00BD468D">
        <w:rPr>
          <w:b/>
          <w:bCs/>
          <w:lang w:val="en-US"/>
        </w:rPr>
        <w:t>status  must</w:t>
      </w:r>
      <w:proofErr w:type="gramEnd"/>
      <w:r w:rsidR="00BD468D">
        <w:rPr>
          <w:b/>
          <w:bCs/>
          <w:lang w:val="en-US"/>
        </w:rPr>
        <w:t xml:space="preserve"> be “Disconnected”</w:t>
      </w:r>
      <w:r w:rsidR="008368E0">
        <w:rPr>
          <w:b/>
          <w:bCs/>
          <w:lang w:val="en-US"/>
        </w:rPr>
        <w:t xml:space="preserve">, if status is disconnected, then only need to allow choose </w:t>
      </w:r>
    </w:p>
    <w:p w14:paraId="753AA873" w14:textId="20DAFF6A" w:rsidR="008368E0" w:rsidRPr="006F1D28" w:rsidRDefault="008368E0" w:rsidP="008368E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6F1D28">
        <w:rPr>
          <w:b/>
          <w:bCs/>
          <w:lang w:val="en-US"/>
        </w:rPr>
        <w:t xml:space="preserve">Reactivate </w:t>
      </w:r>
    </w:p>
    <w:p w14:paraId="665D35D1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Replaced </w:t>
      </w:r>
    </w:p>
    <w:p w14:paraId="20E67E73" w14:textId="4F39A613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Upgrade </w:t>
      </w:r>
      <w:r>
        <w:rPr>
          <w:b/>
          <w:bCs/>
          <w:lang w:val="en-US"/>
        </w:rPr>
        <w:t>“</w:t>
      </w:r>
    </w:p>
    <w:p w14:paraId="36BEDC60" w14:textId="458DCE5B" w:rsidR="006B1A09" w:rsidRPr="006F1D28" w:rsidRDefault="006B1A09" w:rsidP="006F1D28">
      <w:pPr>
        <w:pStyle w:val="NoSpacing"/>
        <w:rPr>
          <w:b/>
          <w:bCs/>
          <w:lang w:val="en-US"/>
        </w:rPr>
      </w:pPr>
    </w:p>
    <w:p w14:paraId="457BFC5A" w14:textId="694AC318" w:rsidR="008368E0" w:rsidRDefault="008368E0" w:rsidP="008368E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if status is </w:t>
      </w:r>
      <w:proofErr w:type="spellStart"/>
      <w:r>
        <w:rPr>
          <w:b/>
          <w:bCs/>
          <w:lang w:val="en-US"/>
        </w:rPr>
        <w:t>actve</w:t>
      </w:r>
      <w:proofErr w:type="spellEnd"/>
      <w:r>
        <w:rPr>
          <w:b/>
          <w:bCs/>
          <w:lang w:val="en-US"/>
        </w:rPr>
        <w:t xml:space="preserve">, then only need to allow choose </w:t>
      </w:r>
    </w:p>
    <w:p w14:paraId="4411EDF9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“</w:t>
      </w:r>
      <w:r w:rsidRPr="006F1D28">
        <w:rPr>
          <w:b/>
          <w:bCs/>
          <w:lang w:val="en-US"/>
        </w:rPr>
        <w:t xml:space="preserve">Fault </w:t>
      </w:r>
    </w:p>
    <w:p w14:paraId="7EE33FD9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Broken </w:t>
      </w:r>
    </w:p>
    <w:p w14:paraId="6F15523A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Burnt </w:t>
      </w:r>
    </w:p>
    <w:p w14:paraId="20007894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Disconnect </w:t>
      </w:r>
    </w:p>
    <w:p w14:paraId="4D1E82D5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Vacated </w:t>
      </w:r>
    </w:p>
    <w:p w14:paraId="268E00A5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proofErr w:type="spellStart"/>
      <w:r w:rsidRPr="006F1D28">
        <w:rPr>
          <w:b/>
          <w:bCs/>
          <w:lang w:val="en-US"/>
        </w:rPr>
        <w:t>Stb</w:t>
      </w:r>
      <w:proofErr w:type="spellEnd"/>
      <w:r w:rsidRPr="006F1D28">
        <w:rPr>
          <w:b/>
          <w:bCs/>
          <w:lang w:val="en-US"/>
        </w:rPr>
        <w:t xml:space="preserve"> Lost </w:t>
      </w:r>
    </w:p>
    <w:p w14:paraId="30BB768F" w14:textId="77777777" w:rsidR="008368E0" w:rsidRPr="006F1D28" w:rsidRDefault="008368E0" w:rsidP="008368E0">
      <w:pPr>
        <w:pStyle w:val="NoSpacing"/>
        <w:rPr>
          <w:b/>
          <w:bCs/>
          <w:lang w:val="en-US"/>
        </w:rPr>
      </w:pPr>
      <w:r w:rsidRPr="006F1D28">
        <w:rPr>
          <w:b/>
          <w:bCs/>
          <w:lang w:val="en-US"/>
        </w:rPr>
        <w:t xml:space="preserve">Outstation </w:t>
      </w:r>
    </w:p>
    <w:p w14:paraId="22E4BCC7" w14:textId="22C023C4" w:rsidR="008368E0" w:rsidRPr="006F1D28" w:rsidRDefault="008368E0" w:rsidP="008368E0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“</w:t>
      </w:r>
    </w:p>
    <w:p w14:paraId="3C2AE6C0" w14:textId="77777777" w:rsidR="008368E0" w:rsidRDefault="008368E0" w:rsidP="008368E0">
      <w:pPr>
        <w:pStyle w:val="NoSpacing"/>
        <w:rPr>
          <w:b/>
          <w:bCs/>
          <w:lang w:val="en-US"/>
        </w:rPr>
      </w:pPr>
    </w:p>
    <w:p w14:paraId="7288C145" w14:textId="77777777" w:rsidR="004778D6" w:rsidRDefault="004778D6" w:rsidP="008368E0">
      <w:pPr>
        <w:pStyle w:val="NoSpacing"/>
        <w:rPr>
          <w:b/>
          <w:bCs/>
          <w:lang w:val="en-US"/>
        </w:rPr>
      </w:pPr>
    </w:p>
    <w:p w14:paraId="034C9722" w14:textId="77777777" w:rsidR="00486D3B" w:rsidRDefault="00486D3B" w:rsidP="00486D3B">
      <w:pPr>
        <w:pStyle w:val="NoSpacing"/>
        <w:rPr>
          <w:b/>
          <w:bCs/>
          <w:lang w:val="en-US"/>
        </w:rPr>
      </w:pPr>
      <w:r w:rsidRPr="00486D3B">
        <w:rPr>
          <w:b/>
          <w:bCs/>
          <w:lang w:val="en-US"/>
        </w:rPr>
        <w:t>Add Cable TV Customer</w:t>
      </w:r>
    </w:p>
    <w:p w14:paraId="21A1BC86" w14:textId="77777777" w:rsidR="00E62444" w:rsidRPr="00486D3B" w:rsidRDefault="00E62444" w:rsidP="00486D3B">
      <w:pPr>
        <w:pStyle w:val="NoSpacing"/>
        <w:rPr>
          <w:b/>
          <w:bCs/>
          <w:lang w:val="en-US"/>
        </w:rPr>
      </w:pPr>
    </w:p>
    <w:p w14:paraId="58FBF7B2" w14:textId="77777777" w:rsidR="000B0721" w:rsidRPr="000B0721" w:rsidRDefault="00486D3B" w:rsidP="000B0721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="000B0721" w:rsidRPr="000B0721">
        <w:rPr>
          <w:b/>
          <w:bCs/>
          <w:lang w:val="en-US"/>
        </w:rPr>
        <w:t>Add Cable TV Customer</w:t>
      </w:r>
    </w:p>
    <w:p w14:paraId="754CCDF6" w14:textId="2D711D5A" w:rsidR="006F1D28" w:rsidRDefault="000B0721" w:rsidP="00BC34CC">
      <w:pPr>
        <w:pStyle w:val="NoSpacing"/>
        <w:rPr>
          <w:b/>
          <w:bCs/>
        </w:rPr>
      </w:pPr>
      <w:r w:rsidRPr="000B0721">
        <w:rPr>
          <w:b/>
          <w:bCs/>
        </w:rPr>
        <w:t xml:space="preserve">Month </w:t>
      </w:r>
      <w:proofErr w:type="gramStart"/>
      <w:r w:rsidRPr="000B0721">
        <w:rPr>
          <w:b/>
          <w:bCs/>
        </w:rPr>
        <w:t>Name</w:t>
      </w:r>
      <w:r w:rsidR="00B36A1F">
        <w:rPr>
          <w:b/>
          <w:bCs/>
        </w:rPr>
        <w:t>,  Year</w:t>
      </w:r>
      <w:proofErr w:type="gramEnd"/>
      <w:r w:rsidR="00B36A1F">
        <w:rPr>
          <w:b/>
          <w:bCs/>
        </w:rPr>
        <w:t xml:space="preserve"> </w:t>
      </w:r>
      <w:r w:rsidR="00DC40D8">
        <w:rPr>
          <w:b/>
          <w:bCs/>
        </w:rPr>
        <w:t xml:space="preserve">if not </w:t>
      </w:r>
      <w:proofErr w:type="gramStart"/>
      <w:r w:rsidR="00DC40D8">
        <w:rPr>
          <w:b/>
          <w:bCs/>
        </w:rPr>
        <w:t xml:space="preserve">admin </w:t>
      </w:r>
      <w:r w:rsidR="00BE493F">
        <w:rPr>
          <w:b/>
          <w:bCs/>
        </w:rPr>
        <w:t>,that</w:t>
      </w:r>
      <w:proofErr w:type="gramEnd"/>
      <w:r w:rsidR="00BE493F">
        <w:rPr>
          <w:b/>
          <w:bCs/>
        </w:rPr>
        <w:t xml:space="preserve"> should </w:t>
      </w:r>
      <w:proofErr w:type="gramStart"/>
      <w:r w:rsidR="00BE493F">
        <w:rPr>
          <w:b/>
          <w:bCs/>
        </w:rPr>
        <w:t>be  disabled</w:t>
      </w:r>
      <w:proofErr w:type="gramEnd"/>
    </w:p>
    <w:p w14:paraId="47428EEC" w14:textId="77777777" w:rsidR="00F34F7C" w:rsidRDefault="00F34F7C" w:rsidP="00BC34CC">
      <w:pPr>
        <w:pStyle w:val="NoSpacing"/>
        <w:rPr>
          <w:b/>
          <w:bCs/>
        </w:rPr>
      </w:pPr>
    </w:p>
    <w:p w14:paraId="4EFCD926" w14:textId="77777777" w:rsidR="00F34F7C" w:rsidRPr="00F34F7C" w:rsidRDefault="00F34F7C" w:rsidP="00F34F7C">
      <w:pPr>
        <w:pStyle w:val="NoSpacing"/>
        <w:rPr>
          <w:b/>
          <w:bCs/>
          <w:lang w:val="en-US"/>
        </w:rPr>
      </w:pPr>
      <w:r w:rsidRPr="00F34F7C">
        <w:rPr>
          <w:b/>
          <w:bCs/>
          <w:lang w:val="en-US"/>
        </w:rPr>
        <w:t>Pending Account Report</w:t>
      </w:r>
    </w:p>
    <w:p w14:paraId="2D9D3E6B" w14:textId="1F999FFF" w:rsidR="00F34F7C" w:rsidRDefault="003221A9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Only show </w:t>
      </w:r>
      <w:r w:rsidR="00263132">
        <w:rPr>
          <w:b/>
          <w:bCs/>
          <w:lang w:val="en-US"/>
        </w:rPr>
        <w:t xml:space="preserve">logged in user pending </w:t>
      </w:r>
      <w:proofErr w:type="gramStart"/>
      <w:r w:rsidR="00263132">
        <w:rPr>
          <w:b/>
          <w:bCs/>
          <w:lang w:val="en-US"/>
        </w:rPr>
        <w:t xml:space="preserve">details </w:t>
      </w:r>
      <w:r>
        <w:rPr>
          <w:b/>
          <w:bCs/>
          <w:lang w:val="en-US"/>
        </w:rPr>
        <w:t>,</w:t>
      </w:r>
      <w:proofErr w:type="gramEnd"/>
      <w:r>
        <w:rPr>
          <w:b/>
          <w:bCs/>
          <w:lang w:val="en-US"/>
        </w:rPr>
        <w:t xml:space="preserve"> if not admin</w:t>
      </w:r>
    </w:p>
    <w:p w14:paraId="22FE7ACF" w14:textId="77777777" w:rsidR="00D52AD3" w:rsidRDefault="00D52AD3" w:rsidP="00BC34CC">
      <w:pPr>
        <w:pStyle w:val="NoSpacing"/>
        <w:rPr>
          <w:b/>
          <w:bCs/>
          <w:lang w:val="en-US"/>
        </w:rPr>
      </w:pPr>
    </w:p>
    <w:p w14:paraId="1FFF4D1A" w14:textId="181183B1" w:rsidR="007B79F1" w:rsidRDefault="007B79F1" w:rsidP="007B79F1">
      <w:pPr>
        <w:pStyle w:val="NoSpacing"/>
        <w:rPr>
          <w:b/>
          <w:bCs/>
          <w:lang w:val="en-US"/>
        </w:rPr>
      </w:pPr>
      <w:r w:rsidRPr="007B79F1">
        <w:rPr>
          <w:b/>
          <w:bCs/>
          <w:lang w:val="en-US"/>
        </w:rPr>
        <w:t>Subscription Details</w:t>
      </w:r>
      <w:r>
        <w:rPr>
          <w:b/>
          <w:bCs/>
          <w:lang w:val="en-US"/>
        </w:rPr>
        <w:t xml:space="preserve">: </w:t>
      </w:r>
    </w:p>
    <w:p w14:paraId="21C1D754" w14:textId="5713A91B" w:rsidR="00B5352F" w:rsidRPr="007B79F1" w:rsidRDefault="00B5352F" w:rsidP="007B79F1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Should </w:t>
      </w:r>
      <w:r w:rsidR="00B066DF">
        <w:rPr>
          <w:b/>
          <w:bCs/>
          <w:lang w:val="en-US"/>
        </w:rPr>
        <w:t xml:space="preserve">not </w:t>
      </w:r>
      <w:r>
        <w:rPr>
          <w:b/>
          <w:bCs/>
          <w:lang w:val="en-US"/>
        </w:rPr>
        <w:t>allow the edit option</w:t>
      </w:r>
      <w:r w:rsidR="00B066DF">
        <w:rPr>
          <w:b/>
          <w:bCs/>
          <w:lang w:val="en-US"/>
        </w:rPr>
        <w:t xml:space="preserve"> if not admin</w:t>
      </w:r>
    </w:p>
    <w:p w14:paraId="59D34284" w14:textId="43D6D70C" w:rsidR="00D52AD3" w:rsidRDefault="00D52AD3" w:rsidP="00BC34CC">
      <w:pPr>
        <w:pStyle w:val="NoSpacing"/>
        <w:rPr>
          <w:b/>
          <w:bCs/>
        </w:rPr>
      </w:pPr>
      <w:r w:rsidRPr="00D52AD3">
        <w:rPr>
          <w:b/>
          <w:bCs/>
        </w:rPr>
        <w:t>Collected Date</w:t>
      </w:r>
      <w:r>
        <w:rPr>
          <w:b/>
          <w:bCs/>
        </w:rPr>
        <w:t xml:space="preserve"> – is not show in </w:t>
      </w:r>
      <w:hyperlink r:id="rId12" w:history="1">
        <w:r w:rsidR="007B79F1" w:rsidRPr="002B2A2E">
          <w:rPr>
            <w:rStyle w:val="Hyperlink"/>
            <w:b/>
            <w:bCs/>
          </w:rPr>
          <w:t>http://localhost:4500/cable-tv/customers/5?review=true&amp;workflowId=CTV-17</w:t>
        </w:r>
      </w:hyperlink>
    </w:p>
    <w:p w14:paraId="73FAAA1C" w14:textId="77777777" w:rsidR="007B79F1" w:rsidRDefault="007B79F1" w:rsidP="00BC34CC">
      <w:pPr>
        <w:pStyle w:val="NoSpacing"/>
        <w:rPr>
          <w:b/>
          <w:bCs/>
        </w:rPr>
      </w:pPr>
    </w:p>
    <w:p w14:paraId="748FB45A" w14:textId="398C56B2" w:rsidR="006916C7" w:rsidRPr="006916C7" w:rsidRDefault="006916C7" w:rsidP="006916C7">
      <w:pPr>
        <w:pStyle w:val="NoSpacing"/>
        <w:rPr>
          <w:b/>
          <w:bCs/>
          <w:lang w:val="en-US"/>
        </w:rPr>
      </w:pPr>
      <w:r w:rsidRPr="006916C7">
        <w:rPr>
          <w:b/>
          <w:bCs/>
          <w:lang w:val="en-US"/>
        </w:rPr>
        <w:t>STB Details</w:t>
      </w:r>
      <w:r>
        <w:rPr>
          <w:b/>
          <w:bCs/>
          <w:lang w:val="en-US"/>
        </w:rPr>
        <w:t>:</w:t>
      </w:r>
    </w:p>
    <w:p w14:paraId="5A249A79" w14:textId="4897998D" w:rsidR="007B79F1" w:rsidRDefault="007B79F1" w:rsidP="00BC34CC">
      <w:pPr>
        <w:pStyle w:val="NoSpacing"/>
        <w:rPr>
          <w:b/>
          <w:bCs/>
        </w:rPr>
      </w:pPr>
      <w:r w:rsidRPr="007B79F1">
        <w:rPr>
          <w:b/>
          <w:bCs/>
        </w:rPr>
        <w:t>Reason Type</w:t>
      </w:r>
      <w:r>
        <w:rPr>
          <w:b/>
          <w:bCs/>
        </w:rPr>
        <w:t xml:space="preserve"> – if </w:t>
      </w:r>
      <w:r w:rsidR="00A671EC">
        <w:rPr>
          <w:b/>
          <w:bCs/>
        </w:rPr>
        <w:t xml:space="preserve">it first </w:t>
      </w:r>
      <w:proofErr w:type="gramStart"/>
      <w:r w:rsidR="00A671EC">
        <w:rPr>
          <w:b/>
          <w:bCs/>
        </w:rPr>
        <w:t xml:space="preserve">record, </w:t>
      </w:r>
      <w:r w:rsidR="00E32A1E">
        <w:rPr>
          <w:b/>
          <w:bCs/>
        </w:rPr>
        <w:t xml:space="preserve"> </w:t>
      </w:r>
      <w:r w:rsidR="00E32A1E" w:rsidRPr="00E32A1E">
        <w:rPr>
          <w:b/>
          <w:bCs/>
        </w:rPr>
        <w:t>Reason</w:t>
      </w:r>
      <w:proofErr w:type="gramEnd"/>
      <w:r w:rsidR="00E32A1E" w:rsidRPr="00E32A1E">
        <w:rPr>
          <w:b/>
          <w:bCs/>
        </w:rPr>
        <w:t xml:space="preserve"> Type</w:t>
      </w:r>
      <w:r w:rsidR="00E32A1E">
        <w:rPr>
          <w:b/>
          <w:bCs/>
        </w:rPr>
        <w:t xml:space="preserve"> same as like type</w:t>
      </w:r>
    </w:p>
    <w:p w14:paraId="21ED63DD" w14:textId="7FC03B14" w:rsidR="00C319AF" w:rsidRDefault="00C319AF" w:rsidP="00BC34CC">
      <w:pPr>
        <w:pStyle w:val="NoSpacing"/>
        <w:rPr>
          <w:b/>
          <w:bCs/>
        </w:rPr>
      </w:pPr>
      <w:r>
        <w:rPr>
          <w:b/>
          <w:bCs/>
        </w:rPr>
        <w:t xml:space="preserve">Their two </w:t>
      </w:r>
      <w:proofErr w:type="gramStart"/>
      <w:r w:rsidR="0063755B">
        <w:rPr>
          <w:b/>
          <w:bCs/>
        </w:rPr>
        <w:t>status</w:t>
      </w:r>
      <w:proofErr w:type="gramEnd"/>
      <w:r w:rsidR="0063755B">
        <w:rPr>
          <w:b/>
          <w:bCs/>
        </w:rPr>
        <w:t xml:space="preserve">, need to </w:t>
      </w:r>
      <w:proofErr w:type="spellStart"/>
      <w:r w:rsidR="0063755B">
        <w:rPr>
          <w:b/>
          <w:bCs/>
        </w:rPr>
        <w:t>differeciate</w:t>
      </w:r>
      <w:proofErr w:type="spellEnd"/>
      <w:r w:rsidR="0063755B">
        <w:rPr>
          <w:b/>
          <w:bCs/>
        </w:rPr>
        <w:t>, first one should be payment status, status</w:t>
      </w:r>
    </w:p>
    <w:p w14:paraId="639FBAAB" w14:textId="77777777" w:rsidR="00492023" w:rsidRDefault="00492023" w:rsidP="00BC34CC">
      <w:pPr>
        <w:pStyle w:val="NoSpacing"/>
        <w:rPr>
          <w:b/>
          <w:bCs/>
        </w:rPr>
      </w:pPr>
    </w:p>
    <w:p w14:paraId="3F488635" w14:textId="77777777" w:rsidR="00492023" w:rsidRPr="00492023" w:rsidRDefault="00492023" w:rsidP="00492023">
      <w:pPr>
        <w:pStyle w:val="NoSpacing"/>
        <w:rPr>
          <w:b/>
          <w:bCs/>
          <w:lang w:val="en-US"/>
        </w:rPr>
      </w:pPr>
      <w:r w:rsidRPr="00492023">
        <w:rPr>
          <w:b/>
          <w:bCs/>
          <w:lang w:val="en-US"/>
        </w:rPr>
        <w:t>Connection Details</w:t>
      </w:r>
    </w:p>
    <w:p w14:paraId="1CB3C1D0" w14:textId="78D273F0" w:rsidR="00492023" w:rsidRDefault="00A5297E" w:rsidP="00BC34CC">
      <w:pPr>
        <w:pStyle w:val="NoSpacing"/>
        <w:rPr>
          <w:b/>
          <w:bCs/>
        </w:rPr>
      </w:pPr>
      <w:r w:rsidRPr="00A5297E">
        <w:rPr>
          <w:b/>
          <w:bCs/>
        </w:rPr>
        <w:t>Type</w:t>
      </w:r>
      <w:r>
        <w:rPr>
          <w:b/>
          <w:bCs/>
        </w:rPr>
        <w:t xml:space="preserve"> – if it is first record </w:t>
      </w:r>
      <w:r w:rsidRPr="00A5297E">
        <w:rPr>
          <w:b/>
          <w:bCs/>
        </w:rPr>
        <w:t>Type</w:t>
      </w:r>
      <w:r>
        <w:rPr>
          <w:b/>
          <w:bCs/>
        </w:rPr>
        <w:t xml:space="preserve"> of connection should be </w:t>
      </w:r>
      <w:r w:rsidR="00F1733C">
        <w:rPr>
          <w:b/>
          <w:bCs/>
        </w:rPr>
        <w:t xml:space="preserve">New </w:t>
      </w:r>
    </w:p>
    <w:p w14:paraId="40047FBF" w14:textId="2B23AA1C" w:rsidR="00013F50" w:rsidRDefault="00013F50" w:rsidP="00013F50">
      <w:pPr>
        <w:pStyle w:val="NoSpacing"/>
        <w:rPr>
          <w:b/>
          <w:bCs/>
        </w:rPr>
      </w:pPr>
      <w:proofErr w:type="gramStart"/>
      <w:r>
        <w:rPr>
          <w:b/>
          <w:bCs/>
        </w:rPr>
        <w:t>S</w:t>
      </w:r>
      <w:r>
        <w:rPr>
          <w:b/>
          <w:bCs/>
        </w:rPr>
        <w:t>tatus</w:t>
      </w:r>
      <w:r>
        <w:rPr>
          <w:b/>
          <w:bCs/>
        </w:rPr>
        <w:t xml:space="preserve"> </w:t>
      </w:r>
      <w:r>
        <w:rPr>
          <w:b/>
          <w:bCs/>
        </w:rPr>
        <w:t xml:space="preserve"> should</w:t>
      </w:r>
      <w:proofErr w:type="gramEnd"/>
      <w:r>
        <w:rPr>
          <w:b/>
          <w:bCs/>
        </w:rPr>
        <w:t xml:space="preserve"> be payment status</w:t>
      </w:r>
      <w:r>
        <w:rPr>
          <w:b/>
          <w:bCs/>
        </w:rPr>
        <w:t xml:space="preserve"> </w:t>
      </w:r>
    </w:p>
    <w:p w14:paraId="70FE1255" w14:textId="77777777" w:rsidR="00ED2F24" w:rsidRDefault="00ED2F24" w:rsidP="00BC34CC">
      <w:pPr>
        <w:pStyle w:val="NoSpacing"/>
        <w:rPr>
          <w:b/>
          <w:bCs/>
        </w:rPr>
      </w:pPr>
    </w:p>
    <w:p w14:paraId="66BF421D" w14:textId="77777777" w:rsidR="00ED2F24" w:rsidRPr="00ED2F24" w:rsidRDefault="00ED2F24" w:rsidP="00ED2F24">
      <w:pPr>
        <w:pStyle w:val="NoSpacing"/>
        <w:rPr>
          <w:b/>
          <w:bCs/>
          <w:lang w:val="en-US"/>
        </w:rPr>
      </w:pPr>
      <w:r w:rsidRPr="00ED2F24">
        <w:rPr>
          <w:b/>
          <w:bCs/>
          <w:lang w:val="en-US"/>
        </w:rPr>
        <w:t>Package Details</w:t>
      </w:r>
    </w:p>
    <w:p w14:paraId="7D019099" w14:textId="1D0A848A" w:rsidR="00ED2F24" w:rsidRDefault="00A40F0A" w:rsidP="00BC34CC">
      <w:pPr>
        <w:pStyle w:val="NoSpacing"/>
        <w:rPr>
          <w:b/>
          <w:bCs/>
        </w:rPr>
      </w:pPr>
      <w:r w:rsidRPr="00A40F0A">
        <w:rPr>
          <w:b/>
          <w:bCs/>
        </w:rPr>
        <w:t>Updated By</w:t>
      </w:r>
      <w:r>
        <w:rPr>
          <w:b/>
          <w:bCs/>
        </w:rPr>
        <w:t xml:space="preserve"> – captured the logged in user name</w:t>
      </w:r>
    </w:p>
    <w:p w14:paraId="48D692C9" w14:textId="531335EF" w:rsidR="00A40F0A" w:rsidRDefault="00A40F0A" w:rsidP="00A40F0A">
      <w:pPr>
        <w:pStyle w:val="NoSpacing"/>
        <w:rPr>
          <w:b/>
          <w:bCs/>
        </w:rPr>
      </w:pPr>
      <w:r>
        <w:rPr>
          <w:b/>
          <w:bCs/>
        </w:rPr>
        <w:t xml:space="preserve">Their two </w:t>
      </w:r>
      <w:proofErr w:type="gramStart"/>
      <w:r>
        <w:rPr>
          <w:b/>
          <w:bCs/>
        </w:rPr>
        <w:t>status</w:t>
      </w:r>
      <w:proofErr w:type="gramEnd"/>
      <w:r>
        <w:rPr>
          <w:b/>
          <w:bCs/>
        </w:rPr>
        <w:t xml:space="preserve">, need to </w:t>
      </w:r>
      <w:proofErr w:type="spellStart"/>
      <w:r>
        <w:rPr>
          <w:b/>
          <w:bCs/>
        </w:rPr>
        <w:t>differeciate</w:t>
      </w:r>
      <w:proofErr w:type="spellEnd"/>
      <w:r>
        <w:rPr>
          <w:b/>
          <w:bCs/>
        </w:rPr>
        <w:t xml:space="preserve">, first one should be </w:t>
      </w:r>
      <w:r w:rsidR="00C953D7">
        <w:rPr>
          <w:b/>
          <w:bCs/>
        </w:rPr>
        <w:t>approval</w:t>
      </w:r>
      <w:r>
        <w:rPr>
          <w:b/>
          <w:bCs/>
        </w:rPr>
        <w:t xml:space="preserve"> status, status</w:t>
      </w:r>
    </w:p>
    <w:p w14:paraId="1F4E01AD" w14:textId="77777777" w:rsidR="00E85C4A" w:rsidRDefault="00E85C4A" w:rsidP="00A40F0A">
      <w:pPr>
        <w:pStyle w:val="NoSpacing"/>
        <w:rPr>
          <w:b/>
          <w:bCs/>
        </w:rPr>
      </w:pPr>
    </w:p>
    <w:p w14:paraId="1FDCD3CE" w14:textId="4DF19DD0" w:rsidR="00E85C4A" w:rsidRDefault="008A1970" w:rsidP="00A40F0A">
      <w:pPr>
        <w:pStyle w:val="NoSpacing"/>
        <w:rPr>
          <w:b/>
          <w:bCs/>
        </w:rPr>
      </w:pPr>
      <w:r>
        <w:rPr>
          <w:b/>
          <w:bCs/>
        </w:rPr>
        <w:t xml:space="preserve">If we navigate to this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</w:t>
      </w:r>
      <w:hyperlink r:id="rId13" w:history="1">
        <w:r w:rsidRPr="002B2A2E">
          <w:rPr>
            <w:rStyle w:val="Hyperlink"/>
            <w:b/>
            <w:bCs/>
          </w:rPr>
          <w:t>http://localhost:4500/cable-tv/customers/5?review=true&amp;workflowId=CTV-17</w:t>
        </w:r>
      </w:hyperlink>
      <w:r>
        <w:rPr>
          <w:b/>
          <w:bCs/>
        </w:rPr>
        <w:t xml:space="preserve"> , </w:t>
      </w:r>
      <w:r w:rsidR="00411033">
        <w:rPr>
          <w:b/>
          <w:bCs/>
        </w:rPr>
        <w:t>common “</w:t>
      </w:r>
      <w:r>
        <w:rPr>
          <w:b/>
          <w:bCs/>
        </w:rPr>
        <w:t>approval</w:t>
      </w:r>
      <w:r w:rsidR="00411033">
        <w:rPr>
          <w:b/>
          <w:bCs/>
        </w:rPr>
        <w:t xml:space="preserve">” </w:t>
      </w:r>
      <w:r>
        <w:rPr>
          <w:b/>
          <w:bCs/>
        </w:rPr>
        <w:t xml:space="preserve">button </w:t>
      </w:r>
      <w:r w:rsidR="00411033">
        <w:rPr>
          <w:b/>
          <w:bCs/>
        </w:rPr>
        <w:t xml:space="preserve">should be </w:t>
      </w:r>
      <w:r w:rsidR="00411033">
        <w:rPr>
          <w:b/>
          <w:bCs/>
        </w:rPr>
        <w:lastRenderedPageBreak/>
        <w:t xml:space="preserve">bottom of the  screen, after the review admin approve the </w:t>
      </w:r>
      <w:r w:rsidR="00364678">
        <w:rPr>
          <w:b/>
          <w:bCs/>
        </w:rPr>
        <w:t>details, that approval button not required in workflow action menu</w:t>
      </w:r>
      <w:r w:rsidR="00DD44B0">
        <w:rPr>
          <w:b/>
          <w:bCs/>
        </w:rPr>
        <w:t xml:space="preserve">, remove three dots, replace the review </w:t>
      </w:r>
      <w:r w:rsidR="00960E6A">
        <w:rPr>
          <w:b/>
          <w:bCs/>
        </w:rPr>
        <w:t>button to navigate</w:t>
      </w:r>
    </w:p>
    <w:p w14:paraId="1D571DEC" w14:textId="77777777" w:rsidR="00736941" w:rsidRDefault="00736941" w:rsidP="00A40F0A">
      <w:pPr>
        <w:pStyle w:val="NoSpacing"/>
        <w:rPr>
          <w:b/>
          <w:bCs/>
        </w:rPr>
      </w:pPr>
    </w:p>
    <w:p w14:paraId="38B03CD2" w14:textId="77777777" w:rsidR="00736941" w:rsidRDefault="00736941" w:rsidP="00736941">
      <w:pPr>
        <w:pStyle w:val="NoSpacing"/>
        <w:rPr>
          <w:b/>
          <w:bCs/>
          <w:lang w:val="en-US"/>
        </w:rPr>
      </w:pPr>
      <w:r w:rsidRPr="00736941">
        <w:rPr>
          <w:b/>
          <w:bCs/>
          <w:lang w:val="en-US"/>
        </w:rPr>
        <w:t>Cable TV Customers</w:t>
      </w:r>
    </w:p>
    <w:p w14:paraId="6904774E" w14:textId="40EE49D8" w:rsidR="003306C0" w:rsidRPr="00736941" w:rsidRDefault="00FD28C3" w:rsidP="00736941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In </w:t>
      </w:r>
      <w:r w:rsidR="003306C0">
        <w:rPr>
          <w:b/>
          <w:bCs/>
        </w:rPr>
        <w:t xml:space="preserve">List of </w:t>
      </w:r>
      <w:proofErr w:type="gramStart"/>
      <w:r w:rsidR="003306C0">
        <w:rPr>
          <w:b/>
          <w:bCs/>
        </w:rPr>
        <w:t>customer</w:t>
      </w:r>
      <w:proofErr w:type="gramEnd"/>
      <w:r w:rsidR="003306C0">
        <w:rPr>
          <w:b/>
          <w:bCs/>
        </w:rPr>
        <w:t xml:space="preserve"> if it is new customer</w:t>
      </w:r>
      <w:r w:rsidR="00EF29CB">
        <w:rPr>
          <w:b/>
          <w:bCs/>
        </w:rPr>
        <w:t xml:space="preserve"> must </w:t>
      </w:r>
      <w:proofErr w:type="gramStart"/>
      <w:r w:rsidR="00EF29CB">
        <w:rPr>
          <w:b/>
          <w:bCs/>
        </w:rPr>
        <w:t>listed</w:t>
      </w:r>
      <w:proofErr w:type="gramEnd"/>
      <w:r w:rsidR="00EF29CB">
        <w:rPr>
          <w:b/>
          <w:bCs/>
        </w:rPr>
        <w:t xml:space="preserve"> in the customer list, </w:t>
      </w:r>
      <w:r w:rsidR="00537A8D">
        <w:rPr>
          <w:b/>
          <w:bCs/>
        </w:rPr>
        <w:t>whether</w:t>
      </w:r>
      <w:r w:rsidR="00EF29CB">
        <w:rPr>
          <w:b/>
          <w:bCs/>
        </w:rPr>
        <w:t xml:space="preserve"> workflow approved or not, it should show in the list but Status must be</w:t>
      </w:r>
      <w:r w:rsidR="00E947E7">
        <w:rPr>
          <w:b/>
          <w:bCs/>
        </w:rPr>
        <w:t xml:space="preserve"> “Wait</w:t>
      </w:r>
      <w:r>
        <w:rPr>
          <w:b/>
          <w:bCs/>
        </w:rPr>
        <w:t xml:space="preserve"> Approval”.</w:t>
      </w:r>
    </w:p>
    <w:p w14:paraId="1D413FE0" w14:textId="2BEBF02B" w:rsidR="00736941" w:rsidRDefault="00736941" w:rsidP="00A40F0A">
      <w:pPr>
        <w:pStyle w:val="NoSpacing"/>
        <w:rPr>
          <w:b/>
          <w:bCs/>
        </w:rPr>
      </w:pPr>
      <w:r>
        <w:rPr>
          <w:b/>
          <w:bCs/>
        </w:rPr>
        <w:t xml:space="preserve">List of </w:t>
      </w:r>
      <w:proofErr w:type="gramStart"/>
      <w:r>
        <w:rPr>
          <w:b/>
          <w:bCs/>
        </w:rPr>
        <w:t>customer</w:t>
      </w:r>
      <w:proofErr w:type="gramEnd"/>
      <w:r>
        <w:rPr>
          <w:b/>
          <w:bCs/>
        </w:rPr>
        <w:t xml:space="preserve"> if it is new customer and </w:t>
      </w:r>
      <w:r w:rsidR="009D01CC">
        <w:rPr>
          <w:b/>
          <w:bCs/>
        </w:rPr>
        <w:t xml:space="preserve">after approved the workflow approval by admin, which is listed </w:t>
      </w:r>
      <w:r w:rsidR="00724E0D">
        <w:rPr>
          <w:b/>
          <w:bCs/>
        </w:rPr>
        <w:t>and status is “Disconnected”, but workflow approved but payment not</w:t>
      </w:r>
      <w:r w:rsidR="0023540C">
        <w:rPr>
          <w:b/>
          <w:bCs/>
        </w:rPr>
        <w:t xml:space="preserve"> </w:t>
      </w:r>
      <w:ins w:id="0" w:author="Microsoft Word" w:date="2026-07-25T23:01:00Z" w16du:dateUtc="2026-07-25T17:31:00Z">
        <w:r w:rsidR="001F3230">
          <w:rPr>
            <w:b/>
            <w:bCs/>
          </w:rPr>
          <w:t>did not receive in pending account, that status must be “Payment Pending”.</w:t>
        </w:r>
      </w:ins>
      <w:r w:rsidR="001F3230">
        <w:rPr>
          <w:b/>
          <w:bCs/>
        </w:rPr>
        <w:t xml:space="preserve"> </w:t>
      </w:r>
    </w:p>
    <w:p w14:paraId="089E6778" w14:textId="393E42FC" w:rsidR="0023540C" w:rsidRDefault="0023540C" w:rsidP="00A40F0A">
      <w:pPr>
        <w:pStyle w:val="NoSpacing"/>
        <w:rPr>
          <w:b/>
          <w:bCs/>
        </w:rPr>
      </w:pPr>
      <w:r>
        <w:rPr>
          <w:b/>
          <w:bCs/>
        </w:rPr>
        <w:t xml:space="preserve">After pending received and workflow approved by admin then only customer status </w:t>
      </w:r>
      <w:r w:rsidR="00B82EE1">
        <w:rPr>
          <w:b/>
          <w:bCs/>
        </w:rPr>
        <w:t>changed to active</w:t>
      </w:r>
    </w:p>
    <w:p w14:paraId="5AAA39B1" w14:textId="0F5031F4" w:rsidR="009208D4" w:rsidRDefault="009208D4" w:rsidP="00A40F0A">
      <w:pPr>
        <w:pStyle w:val="NoSpacing"/>
        <w:rPr>
          <w:b/>
          <w:bCs/>
        </w:rPr>
      </w:pPr>
    </w:p>
    <w:p w14:paraId="14D0C1F8" w14:textId="2071F2F6" w:rsidR="009208D4" w:rsidRDefault="009208D4" w:rsidP="00A40F0A">
      <w:pPr>
        <w:pStyle w:val="NoSpacing"/>
        <w:rPr>
          <w:b/>
          <w:bCs/>
        </w:rPr>
      </w:pPr>
      <w:r>
        <w:rPr>
          <w:b/>
          <w:bCs/>
        </w:rPr>
        <w:t>V2</w:t>
      </w:r>
    </w:p>
    <w:p w14:paraId="6ACA0E65" w14:textId="77777777" w:rsidR="00A40F0A" w:rsidRDefault="00A40F0A" w:rsidP="00A40F0A">
      <w:pPr>
        <w:pStyle w:val="NoSpacing"/>
        <w:rPr>
          <w:b/>
          <w:bCs/>
        </w:rPr>
      </w:pPr>
    </w:p>
    <w:p w14:paraId="4C6FFCA0" w14:textId="77777777" w:rsidR="00374DA7" w:rsidRPr="00374DA7" w:rsidRDefault="00BB29D7" w:rsidP="00374DA7">
      <w:pPr>
        <w:pStyle w:val="NoSpacing"/>
        <w:rPr>
          <w:b/>
          <w:bCs/>
          <w:lang w:val="en-US"/>
        </w:rPr>
      </w:pPr>
      <w:hyperlink r:id="rId14" w:history="1">
        <w:r w:rsidRPr="002B2A2E">
          <w:rPr>
            <w:rStyle w:val="Hyperlink"/>
            <w:b/>
            <w:bCs/>
          </w:rPr>
          <w:t>http://localhost:4500/cable-tv/customers</w:t>
        </w:r>
      </w:hyperlink>
      <w:r>
        <w:rPr>
          <w:b/>
          <w:bCs/>
        </w:rPr>
        <w:t xml:space="preserve"> </w:t>
      </w:r>
      <w:r w:rsidR="00374DA7">
        <w:rPr>
          <w:b/>
          <w:bCs/>
        </w:rPr>
        <w:t xml:space="preserve">- </w:t>
      </w:r>
      <w:r w:rsidR="00374DA7" w:rsidRPr="00374DA7">
        <w:rPr>
          <w:b/>
          <w:bCs/>
          <w:lang w:val="en-US"/>
        </w:rPr>
        <w:t>Cable TV Customers</w:t>
      </w:r>
    </w:p>
    <w:p w14:paraId="2CA4B78F" w14:textId="7F3B69ED" w:rsidR="00BB29D7" w:rsidRDefault="00BB29D7" w:rsidP="00A40F0A">
      <w:pPr>
        <w:pStyle w:val="NoSpacing"/>
        <w:rPr>
          <w:b/>
          <w:bCs/>
        </w:rPr>
      </w:pPr>
    </w:p>
    <w:p w14:paraId="2DEE023E" w14:textId="77777777" w:rsidR="00A62C49" w:rsidRDefault="00DF21EB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 Customer </w:t>
      </w:r>
      <w:proofErr w:type="gramStart"/>
      <w:r>
        <w:rPr>
          <w:b/>
          <w:bCs/>
          <w:lang w:val="en-US"/>
        </w:rPr>
        <w:t>List ,</w:t>
      </w:r>
      <w:proofErr w:type="gramEnd"/>
      <w:r>
        <w:rPr>
          <w:b/>
          <w:bCs/>
          <w:lang w:val="en-US"/>
        </w:rPr>
        <w:t xml:space="preserve"> STB – table header, </w:t>
      </w:r>
      <w:r w:rsidR="005557E4">
        <w:rPr>
          <w:b/>
          <w:bCs/>
          <w:lang w:val="en-US"/>
        </w:rPr>
        <w:t xml:space="preserve">details are not showing, still status is </w:t>
      </w:r>
      <w:r w:rsidR="00F40003">
        <w:rPr>
          <w:b/>
          <w:bCs/>
          <w:lang w:val="en-US"/>
        </w:rPr>
        <w:t>“</w:t>
      </w:r>
      <w:proofErr w:type="gramStart"/>
      <w:r w:rsidR="00F40003">
        <w:rPr>
          <w:b/>
          <w:bCs/>
          <w:lang w:val="en-US"/>
        </w:rPr>
        <w:t>Disconnect</w:t>
      </w:r>
      <w:proofErr w:type="gramEnd"/>
      <w:r w:rsidR="00F40003">
        <w:rPr>
          <w:b/>
          <w:bCs/>
          <w:lang w:val="en-US"/>
        </w:rPr>
        <w:t>”, if admin did not approve</w:t>
      </w:r>
      <w:r w:rsidR="00AB2014">
        <w:rPr>
          <w:b/>
          <w:bCs/>
          <w:lang w:val="en-US"/>
        </w:rPr>
        <w:t xml:space="preserve">, </w:t>
      </w:r>
      <w:r w:rsidR="008A4670">
        <w:rPr>
          <w:b/>
          <w:bCs/>
          <w:lang w:val="en-US"/>
        </w:rPr>
        <w:t>customer status must be “Waiting Approval”</w:t>
      </w:r>
      <w:proofErr w:type="gramStart"/>
      <w:r w:rsidR="008A4670">
        <w:rPr>
          <w:b/>
          <w:bCs/>
          <w:lang w:val="en-US"/>
        </w:rPr>
        <w:t xml:space="preserve">, </w:t>
      </w:r>
      <w:r w:rsidR="00A62C49">
        <w:rPr>
          <w:b/>
          <w:bCs/>
          <w:lang w:val="en-US"/>
        </w:rPr>
        <w:t>,</w:t>
      </w:r>
      <w:proofErr w:type="gramEnd"/>
      <w:r w:rsidR="00A62C49">
        <w:rPr>
          <w:b/>
          <w:bCs/>
          <w:lang w:val="en-US"/>
        </w:rPr>
        <w:t xml:space="preserve"> </w:t>
      </w:r>
    </w:p>
    <w:p w14:paraId="7A5F93B9" w14:textId="77777777" w:rsidR="009A499D" w:rsidRDefault="00A62C49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After approved the status in workflow by admin, then pending account did not receive by the </w:t>
      </w:r>
      <w:r w:rsidR="009A499D">
        <w:rPr>
          <w:b/>
          <w:bCs/>
          <w:lang w:val="en-US"/>
        </w:rPr>
        <w:t xml:space="preserve">admin, </w:t>
      </w:r>
    </w:p>
    <w:p w14:paraId="793D3DDF" w14:textId="1A606CA3" w:rsidR="00A40F0A" w:rsidRDefault="009A499D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 customer list, status must </w:t>
      </w:r>
      <w:proofErr w:type="gramStart"/>
      <w:r>
        <w:rPr>
          <w:b/>
          <w:bCs/>
          <w:lang w:val="en-US"/>
        </w:rPr>
        <w:t>changed</w:t>
      </w:r>
      <w:proofErr w:type="gramEnd"/>
      <w:r>
        <w:rPr>
          <w:b/>
          <w:bCs/>
          <w:lang w:val="en-US"/>
        </w:rPr>
        <w:t xml:space="preserve"> to “Pending Payment”</w:t>
      </w:r>
      <w:r w:rsidR="003964A9">
        <w:rPr>
          <w:b/>
          <w:bCs/>
          <w:lang w:val="en-US"/>
        </w:rPr>
        <w:t>, after received the payment then only customer status changed to “Active”</w:t>
      </w:r>
      <w:r w:rsidR="00A62C49">
        <w:rPr>
          <w:b/>
          <w:bCs/>
          <w:lang w:val="en-US"/>
        </w:rPr>
        <w:t xml:space="preserve"> </w:t>
      </w:r>
    </w:p>
    <w:p w14:paraId="05DAE982" w14:textId="77777777" w:rsidR="004171F9" w:rsidRDefault="004171F9" w:rsidP="00BC34CC">
      <w:pPr>
        <w:pStyle w:val="NoSpacing"/>
        <w:rPr>
          <w:b/>
          <w:bCs/>
          <w:lang w:val="en-US"/>
        </w:rPr>
      </w:pPr>
    </w:p>
    <w:p w14:paraId="49142343" w14:textId="27D99EC9" w:rsidR="004171F9" w:rsidRDefault="004171F9" w:rsidP="00BC34CC">
      <w:pPr>
        <w:pStyle w:val="NoSpacing"/>
        <w:rPr>
          <w:b/>
          <w:bCs/>
          <w:lang w:val="en-US"/>
        </w:rPr>
      </w:pPr>
      <w:hyperlink r:id="rId15" w:history="1">
        <w:r w:rsidRPr="002B2A2E">
          <w:rPr>
            <w:rStyle w:val="Hyperlink"/>
            <w:b/>
            <w:bCs/>
            <w:lang w:val="en-US"/>
          </w:rPr>
          <w:t>http://localhost:4500/cable-tv/customers/6?review=true&amp;workflowId=CTV-18</w:t>
        </w:r>
      </w:hyperlink>
      <w:r>
        <w:rPr>
          <w:b/>
          <w:bCs/>
          <w:lang w:val="en-US"/>
        </w:rPr>
        <w:t xml:space="preserve"> , approved that </w:t>
      </w:r>
      <w:r w:rsidR="00BB29D7">
        <w:rPr>
          <w:b/>
          <w:bCs/>
          <w:lang w:val="en-US"/>
        </w:rPr>
        <w:t>navigate to customer list</w:t>
      </w:r>
    </w:p>
    <w:p w14:paraId="56C55F53" w14:textId="77777777" w:rsidR="00374DA7" w:rsidRDefault="00374DA7" w:rsidP="00BC34CC">
      <w:pPr>
        <w:pStyle w:val="NoSpacing"/>
        <w:rPr>
          <w:b/>
          <w:bCs/>
          <w:lang w:val="en-US"/>
        </w:rPr>
      </w:pPr>
    </w:p>
    <w:p w14:paraId="4B63DF57" w14:textId="5A7FBE65" w:rsidR="00374DA7" w:rsidRDefault="00374DA7" w:rsidP="00BC34CC">
      <w:pPr>
        <w:pStyle w:val="NoSpacing"/>
        <w:rPr>
          <w:b/>
          <w:bCs/>
          <w:lang w:val="en-US"/>
        </w:rPr>
      </w:pPr>
      <w:r w:rsidRPr="00374DA7">
        <w:rPr>
          <w:b/>
          <w:bCs/>
          <w:lang w:val="en-US"/>
        </w:rPr>
        <w:t>http://localhost:4500/cable-tv-account-pending</w:t>
      </w:r>
    </w:p>
    <w:p w14:paraId="59C4B522" w14:textId="69006C4A" w:rsidR="00374DA7" w:rsidRPr="00374DA7" w:rsidRDefault="00374DA7" w:rsidP="00374DA7">
      <w:pPr>
        <w:pStyle w:val="NoSpacing"/>
        <w:rPr>
          <w:b/>
          <w:bCs/>
          <w:lang w:val="en-US"/>
        </w:rPr>
      </w:pPr>
      <w:r w:rsidRPr="00374DA7">
        <w:rPr>
          <w:b/>
          <w:bCs/>
          <w:lang w:val="en-US"/>
        </w:rPr>
        <w:t>Pending Account Report</w:t>
      </w:r>
      <w:r>
        <w:rPr>
          <w:b/>
          <w:bCs/>
          <w:lang w:val="en-US"/>
        </w:rPr>
        <w:t xml:space="preserve"> – if not admin</w:t>
      </w:r>
      <w:r w:rsidR="00E2322F">
        <w:rPr>
          <w:b/>
          <w:bCs/>
          <w:lang w:val="en-US"/>
        </w:rPr>
        <w:t>, show only logged in user data only</w:t>
      </w:r>
    </w:p>
    <w:p w14:paraId="6F8384B9" w14:textId="77777777" w:rsidR="00374DA7" w:rsidRDefault="00374DA7" w:rsidP="00BC34CC">
      <w:pPr>
        <w:pStyle w:val="NoSpacing"/>
        <w:rPr>
          <w:b/>
          <w:bCs/>
          <w:lang w:val="en-US"/>
        </w:rPr>
      </w:pPr>
    </w:p>
    <w:p w14:paraId="0EAA5323" w14:textId="34B2718E" w:rsidR="00572822" w:rsidRPr="00572822" w:rsidRDefault="00572822" w:rsidP="00572822">
      <w:pPr>
        <w:pStyle w:val="NoSpacing"/>
        <w:rPr>
          <w:b/>
          <w:bCs/>
          <w:lang w:val="en-US"/>
        </w:rPr>
      </w:pPr>
      <w:r w:rsidRPr="00572822">
        <w:rPr>
          <w:b/>
          <w:bCs/>
          <w:lang w:val="en-US"/>
        </w:rPr>
        <w:t>STB Details</w:t>
      </w:r>
      <w:r>
        <w:rPr>
          <w:b/>
          <w:bCs/>
          <w:lang w:val="en-US"/>
        </w:rPr>
        <w:t xml:space="preserve"> </w:t>
      </w:r>
      <w:r w:rsidR="009208D4">
        <w:rPr>
          <w:b/>
          <w:bCs/>
          <w:lang w:val="en-US"/>
        </w:rPr>
        <w:t>–</w:t>
      </w:r>
      <w:r>
        <w:rPr>
          <w:b/>
          <w:bCs/>
          <w:lang w:val="en-US"/>
        </w:rPr>
        <w:t xml:space="preserve"> tab</w:t>
      </w:r>
      <w:r w:rsidR="009208D4">
        <w:rPr>
          <w:b/>
          <w:bCs/>
          <w:lang w:val="en-US"/>
        </w:rPr>
        <w:t xml:space="preserve"> and </w:t>
      </w:r>
      <w:r w:rsidR="009208D4" w:rsidRPr="009208D4">
        <w:rPr>
          <w:b/>
          <w:bCs/>
          <w:lang w:val="en-US"/>
        </w:rPr>
        <w:t>Connection Details</w:t>
      </w:r>
      <w:r w:rsidR="009208D4">
        <w:rPr>
          <w:b/>
          <w:bCs/>
          <w:lang w:val="en-US"/>
        </w:rPr>
        <w:t xml:space="preserve"> -tab</w:t>
      </w:r>
    </w:p>
    <w:p w14:paraId="73360F74" w14:textId="4AE7DD8A" w:rsidR="005B5835" w:rsidRDefault="005B5835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After received the payment – still </w:t>
      </w:r>
      <w:r w:rsidR="00572822">
        <w:rPr>
          <w:b/>
          <w:bCs/>
          <w:lang w:val="en-US"/>
        </w:rPr>
        <w:t>payment status is “</w:t>
      </w:r>
      <w:r w:rsidR="00572822" w:rsidRPr="00572822">
        <w:rPr>
          <w:b/>
          <w:bCs/>
        </w:rPr>
        <w:t>Payment Pending</w:t>
      </w:r>
      <w:r w:rsidR="00572822">
        <w:rPr>
          <w:b/>
          <w:bCs/>
        </w:rPr>
        <w:t>”</w:t>
      </w:r>
      <w:r w:rsidR="00572822">
        <w:rPr>
          <w:b/>
          <w:bCs/>
          <w:lang w:val="en-US"/>
        </w:rPr>
        <w:tab/>
      </w:r>
    </w:p>
    <w:p w14:paraId="26BB044C" w14:textId="77777777" w:rsidR="00C11B79" w:rsidRDefault="00C11B79" w:rsidP="00BC34CC">
      <w:pPr>
        <w:pStyle w:val="NoSpacing"/>
        <w:rPr>
          <w:b/>
          <w:bCs/>
          <w:lang w:val="en-US"/>
        </w:rPr>
      </w:pPr>
    </w:p>
    <w:p w14:paraId="32E88F11" w14:textId="10675FE8" w:rsidR="008B57D7" w:rsidRDefault="008B57D7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V3</w:t>
      </w:r>
    </w:p>
    <w:p w14:paraId="014EAB44" w14:textId="76714E03" w:rsidR="00C11B79" w:rsidRDefault="00C11B79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If customer status is “waiting approval”</w:t>
      </w:r>
      <w:r w:rsidR="00492C7C">
        <w:rPr>
          <w:b/>
          <w:bCs/>
          <w:lang w:val="en-US"/>
        </w:rPr>
        <w:t xml:space="preserve"> and “Payment Pending”</w:t>
      </w:r>
      <w:r>
        <w:rPr>
          <w:b/>
          <w:bCs/>
          <w:lang w:val="en-US"/>
        </w:rPr>
        <w:t xml:space="preserve">, if not admin do not allow </w:t>
      </w:r>
      <w:r w:rsidR="00325F76">
        <w:rPr>
          <w:b/>
          <w:bCs/>
          <w:lang w:val="en-US"/>
        </w:rPr>
        <w:t>to click “Update” action menu</w:t>
      </w:r>
    </w:p>
    <w:p w14:paraId="33609B52" w14:textId="77777777" w:rsidR="00BE763C" w:rsidRDefault="00BE763C" w:rsidP="00BC34CC">
      <w:pPr>
        <w:pStyle w:val="NoSpacing"/>
        <w:rPr>
          <w:b/>
          <w:bCs/>
          <w:lang w:val="en-US"/>
        </w:rPr>
      </w:pPr>
    </w:p>
    <w:p w14:paraId="78660E56" w14:textId="6ACB4853" w:rsidR="00BE763C" w:rsidRDefault="00BF4F94" w:rsidP="00BC34CC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V4</w:t>
      </w:r>
    </w:p>
    <w:p w14:paraId="1BC5B226" w14:textId="77A209D1" w:rsidR="00BE763C" w:rsidRDefault="00BE763C" w:rsidP="00BC34CC">
      <w:pPr>
        <w:pStyle w:val="NoSpacing"/>
        <w:rPr>
          <w:b/>
          <w:bCs/>
        </w:rPr>
      </w:pPr>
      <w:proofErr w:type="gramStart"/>
      <w:r w:rsidRPr="00BE763C">
        <w:rPr>
          <w:b/>
          <w:bCs/>
        </w:rPr>
        <w:t>STB</w:t>
      </w:r>
      <w:r>
        <w:rPr>
          <w:b/>
          <w:bCs/>
        </w:rPr>
        <w:t xml:space="preserve"> ,</w:t>
      </w:r>
      <w:proofErr w:type="gramEnd"/>
      <w:r>
        <w:rPr>
          <w:b/>
          <w:bCs/>
        </w:rPr>
        <w:t xml:space="preserve"> </w:t>
      </w:r>
      <w:r w:rsidRPr="00BE763C">
        <w:rPr>
          <w:b/>
          <w:bCs/>
        </w:rPr>
        <w:t>Connection</w:t>
      </w:r>
      <w:r>
        <w:rPr>
          <w:b/>
          <w:bCs/>
        </w:rPr>
        <w:t xml:space="preserve">, </w:t>
      </w:r>
      <w:r w:rsidRPr="00BE763C">
        <w:rPr>
          <w:b/>
          <w:bCs/>
        </w:rPr>
        <w:t>Package</w:t>
      </w:r>
      <w:r>
        <w:rPr>
          <w:b/>
          <w:bCs/>
        </w:rPr>
        <w:t xml:space="preserve"> – I need t</w:t>
      </w:r>
      <w:r w:rsidR="0000520B">
        <w:rPr>
          <w:b/>
          <w:bCs/>
        </w:rPr>
        <w:t xml:space="preserve">o </w:t>
      </w:r>
      <w:proofErr w:type="spellStart"/>
      <w:r w:rsidR="0000520B">
        <w:rPr>
          <w:b/>
          <w:bCs/>
        </w:rPr>
        <w:t>gether</w:t>
      </w:r>
      <w:proofErr w:type="spellEnd"/>
      <w:r w:rsidR="0000520B">
        <w:rPr>
          <w:b/>
          <w:bCs/>
        </w:rPr>
        <w:t xml:space="preserve"> in single tab, </w:t>
      </w:r>
      <w:r w:rsidR="008C5569">
        <w:rPr>
          <w:b/>
          <w:bCs/>
        </w:rPr>
        <w:t xml:space="preserve"> </w:t>
      </w:r>
    </w:p>
    <w:p w14:paraId="168964A6" w14:textId="74F3A082" w:rsidR="008C5569" w:rsidRDefault="008C5569" w:rsidP="00BC34CC">
      <w:pPr>
        <w:pStyle w:val="NoSpacing"/>
        <w:rPr>
          <w:b/>
          <w:bCs/>
        </w:rPr>
      </w:pPr>
      <w:r>
        <w:rPr>
          <w:b/>
          <w:bCs/>
        </w:rPr>
        <w:t xml:space="preserve">Need three check </w:t>
      </w:r>
      <w:proofErr w:type="gramStart"/>
      <w:r>
        <w:rPr>
          <w:b/>
          <w:bCs/>
        </w:rPr>
        <w:t>box ,</w:t>
      </w:r>
      <w:proofErr w:type="gramEnd"/>
    </w:p>
    <w:p w14:paraId="57EDE435" w14:textId="149FDDF8" w:rsidR="008C5569" w:rsidRPr="008C5569" w:rsidRDefault="008C5569" w:rsidP="008C5569">
      <w:pPr>
        <w:pStyle w:val="NoSpacing"/>
        <w:numPr>
          <w:ilvl w:val="0"/>
          <w:numId w:val="27"/>
        </w:numPr>
        <w:rPr>
          <w:b/>
          <w:bCs/>
          <w:lang w:val="en-US"/>
        </w:rPr>
      </w:pPr>
      <w:r>
        <w:rPr>
          <w:b/>
          <w:bCs/>
        </w:rPr>
        <w:t>STB Update</w:t>
      </w:r>
    </w:p>
    <w:p w14:paraId="7C76AF52" w14:textId="0C974AB5" w:rsidR="008C5569" w:rsidRPr="008C5569" w:rsidRDefault="008C5569" w:rsidP="008C5569">
      <w:pPr>
        <w:pStyle w:val="NoSpacing"/>
        <w:numPr>
          <w:ilvl w:val="0"/>
          <w:numId w:val="27"/>
        </w:numPr>
        <w:rPr>
          <w:b/>
          <w:bCs/>
          <w:lang w:val="en-US"/>
        </w:rPr>
      </w:pPr>
      <w:r>
        <w:rPr>
          <w:b/>
          <w:bCs/>
        </w:rPr>
        <w:t>Connection Update</w:t>
      </w:r>
    </w:p>
    <w:p w14:paraId="2D475EBA" w14:textId="69A55A6F" w:rsidR="008C5569" w:rsidRPr="00FB5FFB" w:rsidRDefault="008C5569" w:rsidP="008C5569">
      <w:pPr>
        <w:pStyle w:val="NoSpacing"/>
        <w:numPr>
          <w:ilvl w:val="0"/>
          <w:numId w:val="27"/>
        </w:numPr>
        <w:rPr>
          <w:b/>
          <w:bCs/>
          <w:lang w:val="en-US"/>
        </w:rPr>
      </w:pPr>
      <w:r>
        <w:rPr>
          <w:b/>
          <w:bCs/>
        </w:rPr>
        <w:t>Package Change</w:t>
      </w:r>
      <w:r w:rsidR="00FB5FFB">
        <w:rPr>
          <w:b/>
          <w:bCs/>
        </w:rPr>
        <w:t>,</w:t>
      </w:r>
    </w:p>
    <w:p w14:paraId="071F91C1" w14:textId="77777777" w:rsidR="00FB5FFB" w:rsidRDefault="00FB5FFB" w:rsidP="00FB5FFB">
      <w:pPr>
        <w:pStyle w:val="NoSpacing"/>
        <w:rPr>
          <w:b/>
          <w:bCs/>
        </w:rPr>
      </w:pPr>
    </w:p>
    <w:p w14:paraId="3AD1D89E" w14:textId="167F6939" w:rsidR="00FB5FFB" w:rsidRDefault="00FB5FFB" w:rsidP="00FB5FFB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If checked </w:t>
      </w:r>
      <w:proofErr w:type="spellStart"/>
      <w:r>
        <w:rPr>
          <w:b/>
          <w:bCs/>
        </w:rPr>
        <w:t>stb</w:t>
      </w:r>
      <w:proofErr w:type="spellEnd"/>
      <w:r>
        <w:rPr>
          <w:b/>
          <w:bCs/>
        </w:rPr>
        <w:t xml:space="preserve"> update, </w:t>
      </w:r>
      <w:r w:rsidR="008349B3">
        <w:rPr>
          <w:b/>
          <w:bCs/>
        </w:rPr>
        <w:t xml:space="preserve">need to show the </w:t>
      </w:r>
      <w:r w:rsidR="008349B3" w:rsidRPr="008349B3">
        <w:rPr>
          <w:b/>
          <w:bCs/>
          <w:lang w:val="en-US"/>
        </w:rPr>
        <w:t>Add STB Details</w:t>
      </w:r>
      <w:r w:rsidR="008349B3">
        <w:rPr>
          <w:b/>
          <w:bCs/>
          <w:lang w:val="en-US"/>
        </w:rPr>
        <w:t xml:space="preserve"> </w:t>
      </w:r>
      <w:proofErr w:type="spellStart"/>
      <w:r w:rsidR="008349B3">
        <w:rPr>
          <w:b/>
          <w:bCs/>
          <w:lang w:val="en-US"/>
        </w:rPr>
        <w:t>details</w:t>
      </w:r>
      <w:proofErr w:type="spellEnd"/>
      <w:r w:rsidR="008349B3">
        <w:rPr>
          <w:b/>
          <w:bCs/>
          <w:lang w:val="en-US"/>
        </w:rPr>
        <w:t xml:space="preserve"> </w:t>
      </w:r>
    </w:p>
    <w:p w14:paraId="58EB9149" w14:textId="77777777" w:rsidR="005F2F26" w:rsidRDefault="0088188E" w:rsidP="0088188E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Reason is </w:t>
      </w:r>
    </w:p>
    <w:p w14:paraId="7560AABB" w14:textId="0E25BDB5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Fault</w:t>
      </w:r>
    </w:p>
    <w:p w14:paraId="1882B375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lastRenderedPageBreak/>
        <w:t>Broken</w:t>
      </w:r>
    </w:p>
    <w:p w14:paraId="692B5C27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Burnt</w:t>
      </w:r>
    </w:p>
    <w:p w14:paraId="3F7B3D67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Disconnect</w:t>
      </w:r>
    </w:p>
    <w:p w14:paraId="75EF6E35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Vacated</w:t>
      </w:r>
    </w:p>
    <w:p w14:paraId="7D63E6A1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proofErr w:type="spellStart"/>
      <w:r w:rsidRPr="0088188E">
        <w:rPr>
          <w:b/>
          <w:bCs/>
          <w:lang w:val="en-US"/>
        </w:rPr>
        <w:t>Stb</w:t>
      </w:r>
      <w:proofErr w:type="spellEnd"/>
      <w:r w:rsidRPr="0088188E">
        <w:rPr>
          <w:b/>
          <w:bCs/>
          <w:lang w:val="en-US"/>
        </w:rPr>
        <w:t xml:space="preserve"> Lost</w:t>
      </w:r>
    </w:p>
    <w:p w14:paraId="7C93A698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Outstation</w:t>
      </w:r>
    </w:p>
    <w:p w14:paraId="476B1C04" w14:textId="77777777" w:rsidR="0088188E" w:rsidRPr="0088188E" w:rsidRDefault="0088188E" w:rsidP="0088188E">
      <w:pPr>
        <w:pStyle w:val="NoSpacing"/>
        <w:rPr>
          <w:b/>
          <w:bCs/>
          <w:lang w:val="en-US"/>
        </w:rPr>
      </w:pPr>
      <w:r w:rsidRPr="0088188E">
        <w:rPr>
          <w:b/>
          <w:bCs/>
          <w:lang w:val="en-US"/>
        </w:rPr>
        <w:t>Returned</w:t>
      </w:r>
    </w:p>
    <w:p w14:paraId="731E9699" w14:textId="28D315CB" w:rsidR="0088188E" w:rsidRDefault="005F2F26" w:rsidP="0088188E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If choose above</w:t>
      </w:r>
      <w:r w:rsidR="009311A6">
        <w:rPr>
          <w:b/>
          <w:bCs/>
          <w:lang w:val="en-US"/>
        </w:rPr>
        <w:t xml:space="preserve">, need </w:t>
      </w:r>
      <w:proofErr w:type="gramStart"/>
      <w:r w:rsidR="009311A6">
        <w:rPr>
          <w:b/>
          <w:bCs/>
          <w:lang w:val="en-US"/>
        </w:rPr>
        <w:t>a</w:t>
      </w:r>
      <w:proofErr w:type="gramEnd"/>
      <w:r w:rsidR="009311A6">
        <w:rPr>
          <w:b/>
          <w:bCs/>
          <w:lang w:val="en-US"/>
        </w:rPr>
        <w:t xml:space="preserve"> option to “No Payment”, </w:t>
      </w:r>
      <w:r w:rsidR="003B0314">
        <w:rPr>
          <w:b/>
          <w:bCs/>
          <w:lang w:val="en-US"/>
        </w:rPr>
        <w:t xml:space="preserve">need not collect any payment </w:t>
      </w:r>
      <w:proofErr w:type="spellStart"/>
      <w:r w:rsidR="003B0314">
        <w:rPr>
          <w:b/>
          <w:bCs/>
          <w:lang w:val="en-US"/>
        </w:rPr>
        <w:t>payment</w:t>
      </w:r>
      <w:proofErr w:type="spellEnd"/>
      <w:r w:rsidR="003B0314">
        <w:rPr>
          <w:b/>
          <w:bCs/>
          <w:lang w:val="en-US"/>
        </w:rPr>
        <w:t xml:space="preserve"> </w:t>
      </w:r>
      <w:proofErr w:type="gramStart"/>
      <w:r w:rsidR="003B0314">
        <w:rPr>
          <w:b/>
          <w:bCs/>
          <w:lang w:val="en-US"/>
        </w:rPr>
        <w:t>status :</w:t>
      </w:r>
      <w:proofErr w:type="gramEnd"/>
      <w:r w:rsidR="003B0314">
        <w:rPr>
          <w:b/>
          <w:bCs/>
          <w:lang w:val="en-US"/>
        </w:rPr>
        <w:t xml:space="preserve"> “Paid”, </w:t>
      </w:r>
    </w:p>
    <w:p w14:paraId="5A9D9BC5" w14:textId="77777777" w:rsidR="00762D66" w:rsidRDefault="00762D66" w:rsidP="0088188E">
      <w:pPr>
        <w:pStyle w:val="NoSpacing"/>
        <w:rPr>
          <w:b/>
          <w:bCs/>
          <w:lang w:val="en-US"/>
        </w:rPr>
      </w:pPr>
    </w:p>
    <w:p w14:paraId="5BDB9C39" w14:textId="71782EE4" w:rsidR="00762D66" w:rsidRPr="00D2080A" w:rsidRDefault="00762D66" w:rsidP="00762D66">
      <w:pPr>
        <w:pStyle w:val="NoSpacing"/>
        <w:numPr>
          <w:ilvl w:val="0"/>
          <w:numId w:val="28"/>
        </w:numPr>
        <w:rPr>
          <w:b/>
          <w:bCs/>
          <w:lang w:val="en-US"/>
        </w:rPr>
      </w:pPr>
      <w:r>
        <w:rPr>
          <w:b/>
          <w:bCs/>
          <w:lang w:val="en-US"/>
        </w:rPr>
        <w:t xml:space="preserve">If </w:t>
      </w:r>
      <w:r>
        <w:rPr>
          <w:b/>
          <w:bCs/>
        </w:rPr>
        <w:t>Connection Update</w:t>
      </w:r>
      <w:r w:rsidR="00A83444">
        <w:rPr>
          <w:b/>
          <w:bCs/>
        </w:rPr>
        <w:t xml:space="preserve">, </w:t>
      </w:r>
    </w:p>
    <w:p w14:paraId="41D65CA7" w14:textId="1361E18A" w:rsidR="00744985" w:rsidRDefault="00744985" w:rsidP="00744985">
      <w:pPr>
        <w:pStyle w:val="NoSpacing"/>
        <w:rPr>
          <w:b/>
          <w:bCs/>
          <w:lang w:val="en-US"/>
        </w:rPr>
      </w:pPr>
      <w:r w:rsidRPr="00744985">
        <w:rPr>
          <w:b/>
          <w:bCs/>
          <w:lang w:val="en-US"/>
        </w:rPr>
        <w:t>Add Connection Details</w:t>
      </w:r>
      <w:r>
        <w:rPr>
          <w:b/>
          <w:bCs/>
          <w:lang w:val="en-US"/>
        </w:rPr>
        <w:t xml:space="preserve"> – need to show </w:t>
      </w:r>
    </w:p>
    <w:p w14:paraId="47169C05" w14:textId="3B5B0EED" w:rsidR="00744985" w:rsidRDefault="00744985" w:rsidP="00744985">
      <w:pPr>
        <w:pStyle w:val="NoSpacing"/>
        <w:rPr>
          <w:b/>
          <w:bCs/>
        </w:rPr>
      </w:pPr>
      <w:r w:rsidRPr="00744985">
        <w:rPr>
          <w:b/>
          <w:bCs/>
        </w:rPr>
        <w:t>Connection Type</w:t>
      </w:r>
    </w:p>
    <w:p w14:paraId="4284C193" w14:textId="4274E31D" w:rsidR="00744985" w:rsidRPr="00744985" w:rsidRDefault="00744985" w:rsidP="00744985">
      <w:pPr>
        <w:pStyle w:val="NoSpacing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</w:rPr>
        <w:t xml:space="preserve">Reconnection </w:t>
      </w:r>
    </w:p>
    <w:p w14:paraId="5462D6B3" w14:textId="06ECD2C2" w:rsidR="00744985" w:rsidRPr="00EC195D" w:rsidRDefault="00EC195D" w:rsidP="00744985">
      <w:pPr>
        <w:pStyle w:val="NoSpacing"/>
        <w:numPr>
          <w:ilvl w:val="0"/>
          <w:numId w:val="29"/>
        </w:numPr>
        <w:rPr>
          <w:b/>
          <w:bCs/>
          <w:lang w:val="en-US"/>
        </w:rPr>
      </w:pPr>
      <w:r>
        <w:rPr>
          <w:b/>
          <w:bCs/>
        </w:rPr>
        <w:t>Location change</w:t>
      </w:r>
    </w:p>
    <w:p w14:paraId="2077623F" w14:textId="6CDA0ED0" w:rsidR="00EC195D" w:rsidRDefault="004440D9" w:rsidP="00EC195D">
      <w:pPr>
        <w:pStyle w:val="NoSpacing"/>
        <w:rPr>
          <w:b/>
          <w:bCs/>
        </w:rPr>
      </w:pPr>
      <w:r>
        <w:rPr>
          <w:b/>
          <w:bCs/>
        </w:rPr>
        <w:t>E</w:t>
      </w:r>
      <w:r w:rsidR="00456BFA">
        <w:rPr>
          <w:b/>
          <w:bCs/>
        </w:rPr>
        <w:t>xit</w:t>
      </w:r>
      <w:r>
        <w:rPr>
          <w:b/>
          <w:bCs/>
        </w:rPr>
        <w:t>ing method need not to change</w:t>
      </w:r>
    </w:p>
    <w:p w14:paraId="6C2604EA" w14:textId="77777777" w:rsidR="004440D9" w:rsidRDefault="004440D9" w:rsidP="00EC195D">
      <w:pPr>
        <w:pStyle w:val="NoSpacing"/>
        <w:rPr>
          <w:b/>
          <w:bCs/>
        </w:rPr>
      </w:pPr>
    </w:p>
    <w:p w14:paraId="11380479" w14:textId="0ED172AD" w:rsidR="004440D9" w:rsidRDefault="00836112" w:rsidP="00EC195D">
      <w:pPr>
        <w:pStyle w:val="NoSpacing"/>
        <w:rPr>
          <w:b/>
          <w:bCs/>
        </w:rPr>
      </w:pPr>
      <w:r>
        <w:rPr>
          <w:b/>
          <w:bCs/>
        </w:rPr>
        <w:t>If package change</w:t>
      </w:r>
      <w:r w:rsidR="005D39B7">
        <w:rPr>
          <w:b/>
          <w:bCs/>
        </w:rPr>
        <w:t xml:space="preserve"> </w:t>
      </w:r>
      <w:proofErr w:type="gramStart"/>
      <w:r w:rsidR="005D39B7">
        <w:rPr>
          <w:b/>
          <w:bCs/>
        </w:rPr>
        <w:t>choose,  allow</w:t>
      </w:r>
      <w:proofErr w:type="gramEnd"/>
      <w:r w:rsidR="005D39B7">
        <w:rPr>
          <w:b/>
          <w:bCs/>
        </w:rPr>
        <w:t xml:space="preserve"> to add the package if not admin,</w:t>
      </w:r>
      <w:r w:rsidR="002F13B5">
        <w:rPr>
          <w:b/>
          <w:bCs/>
        </w:rPr>
        <w:t xml:space="preserve"> admin will approve and remove old </w:t>
      </w:r>
      <w:proofErr w:type="gramStart"/>
      <w:r w:rsidR="002F13B5">
        <w:rPr>
          <w:b/>
          <w:bCs/>
        </w:rPr>
        <w:t>package ,</w:t>
      </w:r>
      <w:proofErr w:type="gramEnd"/>
    </w:p>
    <w:p w14:paraId="087A816D" w14:textId="77777777" w:rsidR="002F13B5" w:rsidRDefault="002F13B5" w:rsidP="00EC195D">
      <w:pPr>
        <w:pStyle w:val="NoSpacing"/>
        <w:rPr>
          <w:b/>
          <w:bCs/>
        </w:rPr>
      </w:pPr>
    </w:p>
    <w:p w14:paraId="1EBF9D29" w14:textId="3A20CFFA" w:rsidR="002F13B5" w:rsidRPr="00744985" w:rsidRDefault="002F13B5" w:rsidP="00EC195D">
      <w:pPr>
        <w:pStyle w:val="NoSpacing"/>
        <w:rPr>
          <w:b/>
          <w:bCs/>
          <w:lang w:val="en-US"/>
        </w:rPr>
      </w:pPr>
      <w:r>
        <w:rPr>
          <w:b/>
          <w:bCs/>
        </w:rPr>
        <w:t xml:space="preserve">All above the changes </w:t>
      </w:r>
      <w:r w:rsidR="00BA5657">
        <w:rPr>
          <w:b/>
          <w:bCs/>
        </w:rPr>
        <w:t xml:space="preserve">need to come to </w:t>
      </w:r>
      <w:r w:rsidR="008E3587">
        <w:rPr>
          <w:b/>
          <w:bCs/>
        </w:rPr>
        <w:t xml:space="preserve">workflow for admin </w:t>
      </w:r>
      <w:r w:rsidR="00474516">
        <w:rPr>
          <w:b/>
          <w:bCs/>
        </w:rPr>
        <w:t>for approval</w:t>
      </w:r>
      <w:r w:rsidR="00BD4E54">
        <w:rPr>
          <w:b/>
          <w:bCs/>
        </w:rPr>
        <w:t xml:space="preserve">, if any payment </w:t>
      </w:r>
      <w:proofErr w:type="gramStart"/>
      <w:r w:rsidR="00B63A3E">
        <w:rPr>
          <w:b/>
          <w:bCs/>
        </w:rPr>
        <w:t>need</w:t>
      </w:r>
      <w:proofErr w:type="gramEnd"/>
      <w:r w:rsidR="00B63A3E">
        <w:rPr>
          <w:b/>
          <w:bCs/>
        </w:rPr>
        <w:t xml:space="preserve"> to come in pending account</w:t>
      </w:r>
      <w:r w:rsidR="00D12F6F">
        <w:rPr>
          <w:b/>
          <w:bCs/>
        </w:rPr>
        <w:t>.</w:t>
      </w:r>
    </w:p>
    <w:p w14:paraId="384B185C" w14:textId="77777777" w:rsidR="00D2080A" w:rsidRDefault="00D2080A" w:rsidP="00D2080A">
      <w:pPr>
        <w:pStyle w:val="NoSpacing"/>
        <w:rPr>
          <w:b/>
          <w:bCs/>
          <w:lang w:val="en-US"/>
        </w:rPr>
      </w:pPr>
    </w:p>
    <w:p w14:paraId="454A7FB0" w14:textId="1C751CE9" w:rsidR="000D7C6B" w:rsidRPr="008C5569" w:rsidRDefault="0003740A" w:rsidP="00D2080A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Add</w:t>
      </w:r>
      <w:r w:rsidR="00203CD4">
        <w:rPr>
          <w:b/>
          <w:bCs/>
          <w:lang w:val="en-US"/>
        </w:rPr>
        <w:t>/Edit</w:t>
      </w:r>
      <w:r>
        <w:rPr>
          <w:b/>
          <w:bCs/>
          <w:lang w:val="en-US"/>
        </w:rPr>
        <w:t xml:space="preserve"> subscription </w:t>
      </w:r>
      <w:r w:rsidR="00476C87">
        <w:rPr>
          <w:b/>
          <w:bCs/>
          <w:lang w:val="en-US"/>
        </w:rPr>
        <w:t xml:space="preserve">added by </w:t>
      </w:r>
      <w:r w:rsidR="00832AA2">
        <w:rPr>
          <w:b/>
          <w:bCs/>
          <w:lang w:val="en-US"/>
        </w:rPr>
        <w:t xml:space="preserve">admin or if not admin, that should </w:t>
      </w:r>
      <w:r w:rsidR="00203CD4">
        <w:rPr>
          <w:b/>
          <w:bCs/>
          <w:lang w:val="en-US"/>
        </w:rPr>
        <w:t xml:space="preserve">not in list in pending account, that must be listed in </w:t>
      </w:r>
      <w:proofErr w:type="spellStart"/>
      <w:r w:rsidR="00203CD4">
        <w:rPr>
          <w:b/>
          <w:bCs/>
          <w:lang w:val="en-US"/>
        </w:rPr>
        <w:t>catv</w:t>
      </w:r>
      <w:proofErr w:type="spellEnd"/>
      <w:r w:rsidR="00203CD4">
        <w:rPr>
          <w:b/>
          <w:bCs/>
          <w:lang w:val="en-US"/>
        </w:rPr>
        <w:t xml:space="preserve"> subscription if</w:t>
      </w:r>
      <w:r w:rsidR="00BF4F94">
        <w:rPr>
          <w:b/>
          <w:bCs/>
          <w:lang w:val="en-US"/>
        </w:rPr>
        <w:t xml:space="preserve"> status is pending</w:t>
      </w:r>
    </w:p>
    <w:p w14:paraId="6E1E2B88" w14:textId="130527A1" w:rsidR="00762D66" w:rsidRPr="0088188E" w:rsidRDefault="00762D66" w:rsidP="0088188E">
      <w:pPr>
        <w:pStyle w:val="NoSpacing"/>
        <w:rPr>
          <w:b/>
          <w:bCs/>
          <w:lang w:val="en-US"/>
        </w:rPr>
      </w:pPr>
    </w:p>
    <w:p w14:paraId="2CFF3A4A" w14:textId="2CD1317C" w:rsidR="00EA4D6B" w:rsidRDefault="001F1273" w:rsidP="00FB5FFB">
      <w:pPr>
        <w:pStyle w:val="NoSpacing"/>
        <w:rPr>
          <w:b/>
          <w:bCs/>
          <w:lang w:val="en-US"/>
        </w:rPr>
      </w:pPr>
      <w:r w:rsidRPr="001F1273">
        <w:rPr>
          <w:b/>
          <w:bCs/>
        </w:rPr>
        <w:t>STB / Connection / Package Update</w:t>
      </w:r>
      <w:r>
        <w:rPr>
          <w:b/>
          <w:bCs/>
        </w:rPr>
        <w:t xml:space="preserve"> should rename </w:t>
      </w:r>
      <w:proofErr w:type="gramStart"/>
      <w:r>
        <w:rPr>
          <w:b/>
          <w:bCs/>
        </w:rPr>
        <w:t xml:space="preserve">as </w:t>
      </w:r>
      <w:r w:rsidR="0060113B">
        <w:rPr>
          <w:b/>
          <w:bCs/>
          <w:lang w:val="en-US"/>
        </w:rPr>
        <w:t xml:space="preserve"> </w:t>
      </w:r>
      <w:r w:rsidR="00C91BDD" w:rsidRPr="00EA4D6B">
        <w:rPr>
          <w:b/>
          <w:bCs/>
          <w:lang w:val="en-US"/>
        </w:rPr>
        <w:t>STB</w:t>
      </w:r>
      <w:proofErr w:type="gramEnd"/>
      <w:r w:rsidR="00C91BDD">
        <w:rPr>
          <w:b/>
          <w:bCs/>
          <w:lang w:val="en-US"/>
        </w:rPr>
        <w:t xml:space="preserve"> Update</w:t>
      </w:r>
      <w:r w:rsidR="0060113B">
        <w:rPr>
          <w:b/>
          <w:bCs/>
          <w:lang w:val="en-US"/>
        </w:rPr>
        <w:t xml:space="preserve">                                                  </w:t>
      </w:r>
    </w:p>
    <w:p w14:paraId="05FC840D" w14:textId="77777777" w:rsidR="00EA4D6B" w:rsidRDefault="00EA4D6B" w:rsidP="00FB5FFB">
      <w:pPr>
        <w:pStyle w:val="NoSpacing"/>
        <w:rPr>
          <w:b/>
          <w:bCs/>
          <w:lang w:val="en-US"/>
        </w:rPr>
      </w:pPr>
    </w:p>
    <w:p w14:paraId="58F9D57C" w14:textId="77777777" w:rsidR="00EA4D6B" w:rsidRDefault="00EA4D6B" w:rsidP="00EA4D6B">
      <w:pPr>
        <w:pStyle w:val="NoSpacing"/>
        <w:rPr>
          <w:b/>
          <w:bCs/>
          <w:lang w:val="en-US"/>
        </w:rPr>
      </w:pPr>
      <w:r w:rsidRPr="00EA4D6B">
        <w:rPr>
          <w:b/>
          <w:bCs/>
          <w:lang w:val="en-US"/>
        </w:rPr>
        <w:t>STB Details</w:t>
      </w:r>
    </w:p>
    <w:p w14:paraId="703AC38E" w14:textId="196D046B" w:rsidR="00B04FCF" w:rsidRPr="00EA4D6B" w:rsidRDefault="00B04FCF" w:rsidP="00EA4D6B">
      <w:pPr>
        <w:pStyle w:val="NoSpacing"/>
        <w:rPr>
          <w:b/>
          <w:bCs/>
          <w:lang w:val="en-US"/>
        </w:rPr>
      </w:pPr>
      <w:r w:rsidRPr="00C91BDD">
        <w:rPr>
          <w:b/>
          <w:bCs/>
        </w:rPr>
        <w:t>Package Change</w:t>
      </w:r>
    </w:p>
    <w:p w14:paraId="2A99229A" w14:textId="77777777" w:rsidR="00C91BDD" w:rsidRPr="00C91BDD" w:rsidRDefault="00C91BDD" w:rsidP="00C91BDD">
      <w:pPr>
        <w:pStyle w:val="NoSpacing"/>
        <w:rPr>
          <w:b/>
          <w:bCs/>
          <w:lang w:val="en-US"/>
        </w:rPr>
      </w:pPr>
      <w:r w:rsidRPr="00C91BDD">
        <w:rPr>
          <w:b/>
          <w:bCs/>
          <w:lang w:val="en-US"/>
        </w:rPr>
        <w:t>Connection Details</w:t>
      </w:r>
    </w:p>
    <w:p w14:paraId="4C873ED8" w14:textId="77777777" w:rsidR="00F74A7A" w:rsidRDefault="0060113B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  <w:proofErr w:type="gramStart"/>
      <w:r w:rsidR="001F1273">
        <w:rPr>
          <w:b/>
          <w:bCs/>
          <w:lang w:val="en-US"/>
        </w:rPr>
        <w:t>these list</w:t>
      </w:r>
      <w:proofErr w:type="gramEnd"/>
      <w:r w:rsidR="001F1273">
        <w:rPr>
          <w:b/>
          <w:bCs/>
          <w:lang w:val="en-US"/>
        </w:rPr>
        <w:t xml:space="preserve"> should come in </w:t>
      </w:r>
      <w:r w:rsidR="00B04FCF">
        <w:rPr>
          <w:b/>
          <w:bCs/>
          <w:lang w:val="en-US"/>
        </w:rPr>
        <w:t xml:space="preserve">one screen one by one </w:t>
      </w:r>
      <w:r w:rsidR="00F74A7A">
        <w:rPr>
          <w:b/>
          <w:bCs/>
          <w:lang w:val="en-US"/>
        </w:rPr>
        <w:t>and should be accordion,</w:t>
      </w:r>
    </w:p>
    <w:p w14:paraId="74FBB319" w14:textId="77777777" w:rsidR="0023340F" w:rsidRDefault="00F74A7A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at top of the screen, </w:t>
      </w:r>
      <w:r w:rsidR="0023340F">
        <w:rPr>
          <w:b/>
          <w:bCs/>
          <w:lang w:val="en-US"/>
        </w:rPr>
        <w:t xml:space="preserve"> </w:t>
      </w:r>
    </w:p>
    <w:p w14:paraId="216CEDDC" w14:textId="77777777" w:rsidR="004507ED" w:rsidRDefault="0023340F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need a button “STB </w:t>
      </w:r>
      <w:proofErr w:type="gramStart"/>
      <w:r>
        <w:rPr>
          <w:b/>
          <w:bCs/>
          <w:lang w:val="en-US"/>
        </w:rPr>
        <w:t>Update”</w:t>
      </w:r>
      <w:r w:rsidR="0060113B">
        <w:rPr>
          <w:b/>
          <w:bCs/>
          <w:lang w:val="en-US"/>
        </w:rPr>
        <w:t xml:space="preserve">   </w:t>
      </w:r>
      <w:proofErr w:type="gramEnd"/>
      <w:r>
        <w:rPr>
          <w:b/>
          <w:bCs/>
          <w:lang w:val="en-US"/>
        </w:rPr>
        <w:t>, when click it</w:t>
      </w:r>
      <w:r w:rsidR="00CC2069">
        <w:rPr>
          <w:b/>
          <w:bCs/>
          <w:lang w:val="en-US"/>
        </w:rPr>
        <w:t>, need to open a dialog</w:t>
      </w:r>
      <w:r w:rsidR="004507ED">
        <w:rPr>
          <w:b/>
          <w:bCs/>
          <w:lang w:val="en-US"/>
        </w:rPr>
        <w:t>,</w:t>
      </w:r>
      <w:r w:rsidR="004507ED">
        <w:rPr>
          <w:b/>
          <w:bCs/>
          <w:lang w:val="en-US"/>
        </w:rPr>
        <w:br/>
        <w:t xml:space="preserve">there </w:t>
      </w:r>
      <w:r w:rsidR="0060113B">
        <w:rPr>
          <w:b/>
          <w:bCs/>
          <w:lang w:val="en-US"/>
        </w:rPr>
        <w:t xml:space="preserve">          </w:t>
      </w:r>
    </w:p>
    <w:p w14:paraId="6AEDD09C" w14:textId="77777777" w:rsidR="004507ED" w:rsidRPr="008C5569" w:rsidRDefault="004507ED" w:rsidP="004507ED">
      <w:pPr>
        <w:pStyle w:val="NoSpacing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</w:rPr>
        <w:t>STB Update</w:t>
      </w:r>
    </w:p>
    <w:p w14:paraId="4068D9A6" w14:textId="77777777" w:rsidR="004507ED" w:rsidRPr="008C5569" w:rsidRDefault="004507ED" w:rsidP="004507ED">
      <w:pPr>
        <w:pStyle w:val="NoSpacing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</w:rPr>
        <w:t>Connection Update</w:t>
      </w:r>
    </w:p>
    <w:p w14:paraId="11727B37" w14:textId="77777777" w:rsidR="004507ED" w:rsidRPr="00FB5FFB" w:rsidRDefault="004507ED" w:rsidP="004507ED">
      <w:pPr>
        <w:pStyle w:val="NoSpacing"/>
        <w:numPr>
          <w:ilvl w:val="0"/>
          <w:numId w:val="30"/>
        </w:numPr>
        <w:rPr>
          <w:b/>
          <w:bCs/>
          <w:lang w:val="en-US"/>
        </w:rPr>
      </w:pPr>
      <w:r>
        <w:rPr>
          <w:b/>
          <w:bCs/>
        </w:rPr>
        <w:t>Package Change,</w:t>
      </w:r>
    </w:p>
    <w:p w14:paraId="68D72929" w14:textId="77777777" w:rsidR="004507ED" w:rsidRDefault="004507ED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Need three check box and multiple selection,</w:t>
      </w:r>
    </w:p>
    <w:p w14:paraId="7272BE33" w14:textId="77777777" w:rsidR="008E1362" w:rsidRDefault="00181F23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>Which all are selected need to show the forms as existing and below need overall</w:t>
      </w:r>
      <w:r w:rsidR="004C4A77">
        <w:rPr>
          <w:b/>
          <w:bCs/>
          <w:lang w:val="en-US"/>
        </w:rPr>
        <w:t xml:space="preserve"> </w:t>
      </w:r>
      <w:proofErr w:type="spellStart"/>
      <w:r w:rsidR="004C4A77">
        <w:rPr>
          <w:b/>
          <w:bCs/>
          <w:lang w:val="en-US"/>
        </w:rPr>
        <w:t>accout</w:t>
      </w:r>
      <w:proofErr w:type="spellEnd"/>
      <w:r w:rsidR="004C4A77">
        <w:rPr>
          <w:b/>
          <w:bCs/>
          <w:lang w:val="en-US"/>
        </w:rPr>
        <w:t xml:space="preserve"> details at bottom</w:t>
      </w:r>
      <w:r w:rsidR="0060113B">
        <w:rPr>
          <w:b/>
          <w:bCs/>
          <w:lang w:val="en-US"/>
        </w:rPr>
        <w:t xml:space="preserve">                        </w:t>
      </w:r>
    </w:p>
    <w:p w14:paraId="56075D8F" w14:textId="77777777" w:rsidR="008E1362" w:rsidRDefault="008E1362" w:rsidP="00FB5FFB">
      <w:pPr>
        <w:pStyle w:val="NoSpacing"/>
        <w:rPr>
          <w:b/>
          <w:bCs/>
          <w:lang w:val="en-US"/>
        </w:rPr>
      </w:pPr>
    </w:p>
    <w:p w14:paraId="0A4D163B" w14:textId="77777777" w:rsidR="00E41D4F" w:rsidRDefault="008E1362" w:rsidP="008E1362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In </w:t>
      </w:r>
      <w:r w:rsidRPr="008E1362">
        <w:rPr>
          <w:b/>
          <w:bCs/>
          <w:lang w:val="en-US"/>
        </w:rPr>
        <w:t>STB Update</w:t>
      </w:r>
      <w:r w:rsidR="00E41D4F">
        <w:rPr>
          <w:b/>
          <w:bCs/>
          <w:lang w:val="en-US"/>
        </w:rPr>
        <w:t xml:space="preserve"> modal window </w:t>
      </w:r>
    </w:p>
    <w:p w14:paraId="101A8F1C" w14:textId="77777777" w:rsidR="00E41D4F" w:rsidRDefault="00E41D4F" w:rsidP="008E1362">
      <w:pPr>
        <w:pStyle w:val="NoSpacing"/>
        <w:rPr>
          <w:b/>
          <w:bCs/>
        </w:rPr>
      </w:pPr>
      <w:r w:rsidRPr="00E41D4F">
        <w:rPr>
          <w:b/>
          <w:bCs/>
        </w:rPr>
        <w:t>STB Update</w:t>
      </w:r>
    </w:p>
    <w:p w14:paraId="65D65167" w14:textId="77777777" w:rsidR="00E41D4F" w:rsidRDefault="00E41D4F" w:rsidP="008E1362">
      <w:pPr>
        <w:pStyle w:val="NoSpacing"/>
        <w:rPr>
          <w:b/>
          <w:bCs/>
        </w:rPr>
      </w:pPr>
      <w:r w:rsidRPr="00E41D4F">
        <w:rPr>
          <w:b/>
          <w:bCs/>
        </w:rPr>
        <w:t>Connection Update</w:t>
      </w:r>
    </w:p>
    <w:p w14:paraId="5973D9C8" w14:textId="5D411FC3" w:rsidR="008E1362" w:rsidRPr="008E1362" w:rsidRDefault="00E41D4F" w:rsidP="008E1362">
      <w:pPr>
        <w:pStyle w:val="NoSpacing"/>
        <w:rPr>
          <w:b/>
          <w:bCs/>
          <w:lang w:val="en-US"/>
        </w:rPr>
      </w:pPr>
      <w:r w:rsidRPr="00E41D4F">
        <w:rPr>
          <w:b/>
          <w:bCs/>
        </w:rPr>
        <w:t>Package Change</w:t>
      </w:r>
      <w:r>
        <w:rPr>
          <w:b/>
          <w:bCs/>
        </w:rPr>
        <w:t xml:space="preserve"> need to be </w:t>
      </w:r>
      <w:proofErr w:type="gramStart"/>
      <w:r>
        <w:rPr>
          <w:b/>
          <w:bCs/>
        </w:rPr>
        <w:t>align</w:t>
      </w:r>
      <w:proofErr w:type="gramEnd"/>
      <w:r>
        <w:rPr>
          <w:b/>
          <w:bCs/>
        </w:rPr>
        <w:t xml:space="preserve"> in single </w:t>
      </w:r>
      <w:proofErr w:type="gramStart"/>
      <w:r>
        <w:rPr>
          <w:b/>
          <w:bCs/>
        </w:rPr>
        <w:t>line ,</w:t>
      </w:r>
      <w:proofErr w:type="gramEnd"/>
      <w:r>
        <w:rPr>
          <w:b/>
          <w:bCs/>
        </w:rPr>
        <w:t xml:space="preserve"> </w:t>
      </w:r>
      <w:r w:rsidR="004B22A5">
        <w:rPr>
          <w:b/>
          <w:bCs/>
        </w:rPr>
        <w:t>when click the check box respective module,</w:t>
      </w:r>
      <w:r w:rsidR="0060386B">
        <w:rPr>
          <w:b/>
          <w:bCs/>
        </w:rPr>
        <w:t xml:space="preserve"> form need to open in the same screen one by </w:t>
      </w:r>
      <w:proofErr w:type="gramStart"/>
      <w:r w:rsidR="0060386B">
        <w:rPr>
          <w:b/>
          <w:bCs/>
        </w:rPr>
        <w:t xml:space="preserve">one </w:t>
      </w:r>
      <w:r w:rsidR="00D7344E">
        <w:rPr>
          <w:b/>
          <w:bCs/>
        </w:rPr>
        <w:t>,</w:t>
      </w:r>
      <w:proofErr w:type="gramEnd"/>
      <w:r w:rsidR="00D7344E">
        <w:rPr>
          <w:b/>
          <w:bCs/>
        </w:rPr>
        <w:t xml:space="preserve"> at bottom account section </w:t>
      </w:r>
      <w:r w:rsidR="00D7344E">
        <w:rPr>
          <w:b/>
          <w:bCs/>
        </w:rPr>
        <w:lastRenderedPageBreak/>
        <w:t xml:space="preserve">required to show the accounts, and if it is not </w:t>
      </w:r>
      <w:r w:rsidR="00EE679B">
        <w:rPr>
          <w:b/>
          <w:bCs/>
        </w:rPr>
        <w:t>suite in modal window, move to separate screen with above same customer details</w:t>
      </w:r>
      <w:r w:rsidR="007B3A9A">
        <w:rPr>
          <w:b/>
          <w:bCs/>
        </w:rPr>
        <w:t xml:space="preserve">, save back to this </w:t>
      </w:r>
      <w:r w:rsidR="007B3A9A" w:rsidRPr="007B3A9A">
        <w:rPr>
          <w:b/>
          <w:bCs/>
        </w:rPr>
        <w:t>http://localhost:4500/cable-tv/customers/6</w:t>
      </w:r>
    </w:p>
    <w:p w14:paraId="723E5177" w14:textId="77777777" w:rsidR="00AE3658" w:rsidRDefault="0060113B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</w:t>
      </w:r>
    </w:p>
    <w:p w14:paraId="2D2AC82E" w14:textId="52647DE5" w:rsidR="00AE3658" w:rsidRDefault="00D314CE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No need of continue </w:t>
      </w:r>
      <w:r w:rsidR="00030E61">
        <w:rPr>
          <w:b/>
          <w:bCs/>
          <w:lang w:val="en-US"/>
        </w:rPr>
        <w:t>after check box checked</w:t>
      </w:r>
      <w:r w:rsidR="008F4352">
        <w:rPr>
          <w:b/>
          <w:bCs/>
          <w:lang w:val="en-US"/>
        </w:rPr>
        <w:t xml:space="preserve">, when select the check box, need show hide concept </w:t>
      </w:r>
      <w:r w:rsidR="00347AFA">
        <w:rPr>
          <w:b/>
          <w:bCs/>
          <w:lang w:val="en-US"/>
        </w:rPr>
        <w:t>to show</w:t>
      </w:r>
    </w:p>
    <w:p w14:paraId="308F66DE" w14:textId="42622A72" w:rsidR="00D314CE" w:rsidRPr="00D314CE" w:rsidRDefault="00AE3658" w:rsidP="00D314CE">
      <w:pPr>
        <w:pStyle w:val="NoSpacing"/>
        <w:rPr>
          <w:b/>
          <w:bCs/>
          <w:lang w:val="en-US"/>
        </w:rPr>
      </w:pPr>
      <w:r w:rsidRPr="00AE3658">
        <w:rPr>
          <w:b/>
          <w:bCs/>
          <w:lang w:val="en-US"/>
        </w:rPr>
        <w:t xml:space="preserve">STB </w:t>
      </w:r>
      <w:proofErr w:type="gramStart"/>
      <w:r w:rsidRPr="00AE3658">
        <w:rPr>
          <w:b/>
          <w:bCs/>
          <w:lang w:val="en-US"/>
        </w:rPr>
        <w:t>Update</w:t>
      </w:r>
      <w:r w:rsidR="00CD1884">
        <w:rPr>
          <w:b/>
          <w:bCs/>
          <w:lang w:val="en-US"/>
        </w:rPr>
        <w:t xml:space="preserve"> ,</w:t>
      </w:r>
      <w:proofErr w:type="gramEnd"/>
      <w:r w:rsidR="00CD1884">
        <w:rPr>
          <w:b/>
          <w:bCs/>
          <w:lang w:val="en-US"/>
        </w:rPr>
        <w:t xml:space="preserve"> checked add/edit </w:t>
      </w:r>
      <w:r w:rsidR="00D314CE" w:rsidRPr="00D314CE">
        <w:rPr>
          <w:b/>
          <w:bCs/>
          <w:lang w:val="en-US"/>
        </w:rPr>
        <w:t>Add STB Details</w:t>
      </w:r>
      <w:r w:rsidR="00D314CE">
        <w:rPr>
          <w:b/>
          <w:bCs/>
          <w:lang w:val="en-US"/>
        </w:rPr>
        <w:t>,</w:t>
      </w:r>
      <w:r w:rsidR="00D314CE" w:rsidRPr="00D314CE">
        <w:rPr>
          <w:rFonts w:ascii="Roboto" w:eastAsia="Times New Roman" w:hAnsi="Roboto" w:cs="Times New Roman"/>
          <w:b/>
          <w:bCs/>
          <w:color w:val="1C2569"/>
          <w:kern w:val="36"/>
          <w:sz w:val="36"/>
          <w:szCs w:val="36"/>
          <w:lang w:val="en-US"/>
          <w14:ligatures w14:val="none"/>
        </w:rPr>
        <w:t xml:space="preserve"> </w:t>
      </w:r>
      <w:r w:rsidR="00D314CE" w:rsidRPr="00D314CE">
        <w:rPr>
          <w:b/>
          <w:bCs/>
          <w:lang w:val="en-US"/>
        </w:rPr>
        <w:t>Add Connection Details</w:t>
      </w:r>
      <w:r w:rsidR="00D314CE">
        <w:rPr>
          <w:b/>
          <w:bCs/>
          <w:lang w:val="en-US"/>
        </w:rPr>
        <w:t xml:space="preserve">, </w:t>
      </w:r>
      <w:r w:rsidR="00D314CE" w:rsidRPr="00D314CE">
        <w:rPr>
          <w:b/>
          <w:bCs/>
          <w:lang w:val="en-US"/>
        </w:rPr>
        <w:t xml:space="preserve">Add Package </w:t>
      </w:r>
      <w:proofErr w:type="gramStart"/>
      <w:r w:rsidR="00D314CE" w:rsidRPr="00D314CE">
        <w:rPr>
          <w:b/>
          <w:bCs/>
          <w:lang w:val="en-US"/>
        </w:rPr>
        <w:t>Details</w:t>
      </w:r>
      <w:r w:rsidR="00D314CE">
        <w:rPr>
          <w:b/>
          <w:bCs/>
          <w:lang w:val="en-US"/>
        </w:rPr>
        <w:t>,  show</w:t>
      </w:r>
      <w:proofErr w:type="gramEnd"/>
      <w:r w:rsidR="00D314CE">
        <w:rPr>
          <w:b/>
          <w:bCs/>
          <w:lang w:val="en-US"/>
        </w:rPr>
        <w:t xml:space="preserve"> in same modal window</w:t>
      </w:r>
      <w:r w:rsidR="00E5416F">
        <w:rPr>
          <w:b/>
          <w:bCs/>
          <w:lang w:val="en-US"/>
        </w:rPr>
        <w:t xml:space="preserve">, at common save at bottom </w:t>
      </w:r>
    </w:p>
    <w:p w14:paraId="36720CCF" w14:textId="086A12DE" w:rsidR="00AE3658" w:rsidRPr="00AE3658" w:rsidRDefault="00CD1884" w:rsidP="00AE3658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4E552909" w14:textId="77777777" w:rsidR="00CD1884" w:rsidRDefault="00CD1884" w:rsidP="00FB5FFB">
      <w:pPr>
        <w:pStyle w:val="NoSpacing"/>
        <w:rPr>
          <w:b/>
          <w:bCs/>
          <w:lang w:val="en-US"/>
        </w:rPr>
      </w:pPr>
    </w:p>
    <w:p w14:paraId="5139B6F8" w14:textId="3AA45B73" w:rsidR="0088188E" w:rsidRPr="00425196" w:rsidRDefault="0060113B" w:rsidP="00FB5FFB">
      <w:pPr>
        <w:pStyle w:val="NoSpacing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88188E" w:rsidRPr="00425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Inter Fallback">
    <w:altName w:val="Cambria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45BA"/>
    <w:multiLevelType w:val="hybridMultilevel"/>
    <w:tmpl w:val="B7721E86"/>
    <w:lvl w:ilvl="0" w:tplc="4AE46546">
      <w:start w:val="9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4E4866"/>
    <w:multiLevelType w:val="multilevel"/>
    <w:tmpl w:val="861C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4047C"/>
    <w:multiLevelType w:val="multilevel"/>
    <w:tmpl w:val="F940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690349"/>
    <w:multiLevelType w:val="multilevel"/>
    <w:tmpl w:val="6D7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652F"/>
    <w:multiLevelType w:val="hybridMultilevel"/>
    <w:tmpl w:val="0B4A9512"/>
    <w:lvl w:ilvl="0" w:tplc="A0987B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FA6B9B"/>
    <w:multiLevelType w:val="multilevel"/>
    <w:tmpl w:val="58FC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A324A"/>
    <w:multiLevelType w:val="hybridMultilevel"/>
    <w:tmpl w:val="25A6B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E5339D"/>
    <w:multiLevelType w:val="hybridMultilevel"/>
    <w:tmpl w:val="0B4A95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565610"/>
    <w:multiLevelType w:val="hybridMultilevel"/>
    <w:tmpl w:val="8E20D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F34DB"/>
    <w:multiLevelType w:val="hybridMultilevel"/>
    <w:tmpl w:val="0B4A95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615325"/>
    <w:multiLevelType w:val="multilevel"/>
    <w:tmpl w:val="CCAC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F1002F"/>
    <w:multiLevelType w:val="hybridMultilevel"/>
    <w:tmpl w:val="9BA0C6D0"/>
    <w:lvl w:ilvl="0" w:tplc="3F422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F60000"/>
    <w:multiLevelType w:val="multilevel"/>
    <w:tmpl w:val="4F5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1551EF"/>
    <w:multiLevelType w:val="hybridMultilevel"/>
    <w:tmpl w:val="AA002C7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A841482"/>
    <w:multiLevelType w:val="multilevel"/>
    <w:tmpl w:val="04FE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25123"/>
    <w:multiLevelType w:val="hybridMultilevel"/>
    <w:tmpl w:val="ED72C358"/>
    <w:lvl w:ilvl="0" w:tplc="B2A60B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EE64ECE"/>
    <w:multiLevelType w:val="multilevel"/>
    <w:tmpl w:val="E3C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7C388B"/>
    <w:multiLevelType w:val="multilevel"/>
    <w:tmpl w:val="F244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E41A0F"/>
    <w:multiLevelType w:val="multilevel"/>
    <w:tmpl w:val="E8C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206278"/>
    <w:multiLevelType w:val="hybridMultilevel"/>
    <w:tmpl w:val="660C46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541A51"/>
    <w:multiLevelType w:val="multilevel"/>
    <w:tmpl w:val="B1769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7F541C9"/>
    <w:multiLevelType w:val="hybridMultilevel"/>
    <w:tmpl w:val="ACD4C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566C8"/>
    <w:multiLevelType w:val="hybridMultilevel"/>
    <w:tmpl w:val="0BC871BE"/>
    <w:lvl w:ilvl="0" w:tplc="691233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AB63653"/>
    <w:multiLevelType w:val="multilevel"/>
    <w:tmpl w:val="AEBC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0F231C"/>
    <w:multiLevelType w:val="multilevel"/>
    <w:tmpl w:val="61E0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83272E"/>
    <w:multiLevelType w:val="hybridMultilevel"/>
    <w:tmpl w:val="FB1E3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B742DD"/>
    <w:multiLevelType w:val="hybridMultilevel"/>
    <w:tmpl w:val="8E20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D43F45"/>
    <w:multiLevelType w:val="hybridMultilevel"/>
    <w:tmpl w:val="8402C9D0"/>
    <w:lvl w:ilvl="0" w:tplc="B39E4B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5033FB4"/>
    <w:multiLevelType w:val="hybridMultilevel"/>
    <w:tmpl w:val="8E20D6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F06BB8"/>
    <w:multiLevelType w:val="multilevel"/>
    <w:tmpl w:val="949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16893">
    <w:abstractNumId w:val="22"/>
  </w:num>
  <w:num w:numId="2" w16cid:durableId="123502505">
    <w:abstractNumId w:val="15"/>
  </w:num>
  <w:num w:numId="3" w16cid:durableId="1535847532">
    <w:abstractNumId w:val="27"/>
  </w:num>
  <w:num w:numId="4" w16cid:durableId="217015646">
    <w:abstractNumId w:val="0"/>
  </w:num>
  <w:num w:numId="5" w16cid:durableId="796609497">
    <w:abstractNumId w:val="17"/>
  </w:num>
  <w:num w:numId="6" w16cid:durableId="559945052">
    <w:abstractNumId w:val="1"/>
  </w:num>
  <w:num w:numId="7" w16cid:durableId="362096506">
    <w:abstractNumId w:val="11"/>
  </w:num>
  <w:num w:numId="8" w16cid:durableId="665137640">
    <w:abstractNumId w:val="4"/>
  </w:num>
  <w:num w:numId="9" w16cid:durableId="956105563">
    <w:abstractNumId w:val="7"/>
  </w:num>
  <w:num w:numId="10" w16cid:durableId="2124227550">
    <w:abstractNumId w:val="9"/>
  </w:num>
  <w:num w:numId="11" w16cid:durableId="746851647">
    <w:abstractNumId w:val="13"/>
  </w:num>
  <w:num w:numId="12" w16cid:durableId="1435445474">
    <w:abstractNumId w:val="10"/>
  </w:num>
  <w:num w:numId="13" w16cid:durableId="1161044564">
    <w:abstractNumId w:val="3"/>
  </w:num>
  <w:num w:numId="14" w16cid:durableId="1238325367">
    <w:abstractNumId w:val="5"/>
  </w:num>
  <w:num w:numId="15" w16cid:durableId="946155945">
    <w:abstractNumId w:val="2"/>
  </w:num>
  <w:num w:numId="16" w16cid:durableId="702482787">
    <w:abstractNumId w:val="24"/>
  </w:num>
  <w:num w:numId="17" w16cid:durableId="886723717">
    <w:abstractNumId w:val="29"/>
  </w:num>
  <w:num w:numId="18" w16cid:durableId="554387993">
    <w:abstractNumId w:val="16"/>
  </w:num>
  <w:num w:numId="19" w16cid:durableId="1698238505">
    <w:abstractNumId w:val="23"/>
  </w:num>
  <w:num w:numId="20" w16cid:durableId="558442085">
    <w:abstractNumId w:val="14"/>
  </w:num>
  <w:num w:numId="21" w16cid:durableId="1319307368">
    <w:abstractNumId w:val="20"/>
  </w:num>
  <w:num w:numId="22" w16cid:durableId="318928972">
    <w:abstractNumId w:val="12"/>
  </w:num>
  <w:num w:numId="23" w16cid:durableId="1638685745">
    <w:abstractNumId w:val="18"/>
  </w:num>
  <w:num w:numId="24" w16cid:durableId="36899477">
    <w:abstractNumId w:val="19"/>
  </w:num>
  <w:num w:numId="25" w16cid:durableId="1882934692">
    <w:abstractNumId w:val="21"/>
  </w:num>
  <w:num w:numId="26" w16cid:durableId="515072046">
    <w:abstractNumId w:val="6"/>
  </w:num>
  <w:num w:numId="27" w16cid:durableId="148207458">
    <w:abstractNumId w:val="8"/>
  </w:num>
  <w:num w:numId="28" w16cid:durableId="1564027670">
    <w:abstractNumId w:val="26"/>
  </w:num>
  <w:num w:numId="29" w16cid:durableId="218320120">
    <w:abstractNumId w:val="25"/>
  </w:num>
  <w:num w:numId="30" w16cid:durableId="79849536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067"/>
    <w:rsid w:val="000046AE"/>
    <w:rsid w:val="00004C13"/>
    <w:rsid w:val="0000520B"/>
    <w:rsid w:val="000118E7"/>
    <w:rsid w:val="00013F50"/>
    <w:rsid w:val="00016CB2"/>
    <w:rsid w:val="0002133C"/>
    <w:rsid w:val="00021993"/>
    <w:rsid w:val="00021FC7"/>
    <w:rsid w:val="000221DD"/>
    <w:rsid w:val="000224CC"/>
    <w:rsid w:val="00022CA3"/>
    <w:rsid w:val="000236B4"/>
    <w:rsid w:val="00027350"/>
    <w:rsid w:val="00030E61"/>
    <w:rsid w:val="00032021"/>
    <w:rsid w:val="00032B15"/>
    <w:rsid w:val="000339D4"/>
    <w:rsid w:val="000345F3"/>
    <w:rsid w:val="00035388"/>
    <w:rsid w:val="0003740A"/>
    <w:rsid w:val="0004148A"/>
    <w:rsid w:val="000475B8"/>
    <w:rsid w:val="00054771"/>
    <w:rsid w:val="00057C01"/>
    <w:rsid w:val="00061057"/>
    <w:rsid w:val="0006140D"/>
    <w:rsid w:val="00071305"/>
    <w:rsid w:val="0007131B"/>
    <w:rsid w:val="00071E92"/>
    <w:rsid w:val="00072395"/>
    <w:rsid w:val="00073BF0"/>
    <w:rsid w:val="00074AEE"/>
    <w:rsid w:val="00075F31"/>
    <w:rsid w:val="00082202"/>
    <w:rsid w:val="00084431"/>
    <w:rsid w:val="00084950"/>
    <w:rsid w:val="00086E3D"/>
    <w:rsid w:val="00092980"/>
    <w:rsid w:val="00094C90"/>
    <w:rsid w:val="00094ED2"/>
    <w:rsid w:val="00097031"/>
    <w:rsid w:val="00097D15"/>
    <w:rsid w:val="000A2675"/>
    <w:rsid w:val="000B0721"/>
    <w:rsid w:val="000B38D7"/>
    <w:rsid w:val="000B6641"/>
    <w:rsid w:val="000B69B8"/>
    <w:rsid w:val="000B7BD5"/>
    <w:rsid w:val="000C0D9E"/>
    <w:rsid w:val="000C2358"/>
    <w:rsid w:val="000D362A"/>
    <w:rsid w:val="000D7C6B"/>
    <w:rsid w:val="000E249D"/>
    <w:rsid w:val="000E52FC"/>
    <w:rsid w:val="000E5CCD"/>
    <w:rsid w:val="000F360F"/>
    <w:rsid w:val="00105517"/>
    <w:rsid w:val="001072E3"/>
    <w:rsid w:val="00113061"/>
    <w:rsid w:val="00121218"/>
    <w:rsid w:val="00121561"/>
    <w:rsid w:val="001216E7"/>
    <w:rsid w:val="001232AD"/>
    <w:rsid w:val="00133288"/>
    <w:rsid w:val="00133ABC"/>
    <w:rsid w:val="00134C1F"/>
    <w:rsid w:val="00142568"/>
    <w:rsid w:val="00143987"/>
    <w:rsid w:val="001447B8"/>
    <w:rsid w:val="001459AB"/>
    <w:rsid w:val="00145A75"/>
    <w:rsid w:val="00145B8A"/>
    <w:rsid w:val="00145E14"/>
    <w:rsid w:val="00146ED2"/>
    <w:rsid w:val="001537AE"/>
    <w:rsid w:val="00154293"/>
    <w:rsid w:val="00155E1A"/>
    <w:rsid w:val="00164E60"/>
    <w:rsid w:val="00175958"/>
    <w:rsid w:val="00176446"/>
    <w:rsid w:val="001778F8"/>
    <w:rsid w:val="001801D6"/>
    <w:rsid w:val="00181F23"/>
    <w:rsid w:val="001906EF"/>
    <w:rsid w:val="00191EDC"/>
    <w:rsid w:val="001A1000"/>
    <w:rsid w:val="001A3DFB"/>
    <w:rsid w:val="001B61A9"/>
    <w:rsid w:val="001B7CCB"/>
    <w:rsid w:val="001C207C"/>
    <w:rsid w:val="001C3414"/>
    <w:rsid w:val="001C5979"/>
    <w:rsid w:val="001D1418"/>
    <w:rsid w:val="001D5762"/>
    <w:rsid w:val="001D682D"/>
    <w:rsid w:val="001E147D"/>
    <w:rsid w:val="001E32BF"/>
    <w:rsid w:val="001E5B31"/>
    <w:rsid w:val="001E64CF"/>
    <w:rsid w:val="001E7510"/>
    <w:rsid w:val="001F1273"/>
    <w:rsid w:val="001F193A"/>
    <w:rsid w:val="001F3230"/>
    <w:rsid w:val="001F4B85"/>
    <w:rsid w:val="001F4B9E"/>
    <w:rsid w:val="001F5E1F"/>
    <w:rsid w:val="001F72E8"/>
    <w:rsid w:val="00200AC3"/>
    <w:rsid w:val="00203598"/>
    <w:rsid w:val="0020362E"/>
    <w:rsid w:val="00203CD4"/>
    <w:rsid w:val="00204B8E"/>
    <w:rsid w:val="00212D75"/>
    <w:rsid w:val="002206AC"/>
    <w:rsid w:val="00223E7C"/>
    <w:rsid w:val="00226AF0"/>
    <w:rsid w:val="002270C5"/>
    <w:rsid w:val="002279FE"/>
    <w:rsid w:val="0023340F"/>
    <w:rsid w:val="00234BED"/>
    <w:rsid w:val="0023540C"/>
    <w:rsid w:val="002363BC"/>
    <w:rsid w:val="0023673E"/>
    <w:rsid w:val="00243E1D"/>
    <w:rsid w:val="00256F29"/>
    <w:rsid w:val="00260345"/>
    <w:rsid w:val="00260A00"/>
    <w:rsid w:val="00261470"/>
    <w:rsid w:val="002614D9"/>
    <w:rsid w:val="00261CD1"/>
    <w:rsid w:val="00263132"/>
    <w:rsid w:val="002642C4"/>
    <w:rsid w:val="002668B1"/>
    <w:rsid w:val="00266F88"/>
    <w:rsid w:val="0026721A"/>
    <w:rsid w:val="0027041E"/>
    <w:rsid w:val="00271657"/>
    <w:rsid w:val="00271B08"/>
    <w:rsid w:val="00271EA9"/>
    <w:rsid w:val="00272760"/>
    <w:rsid w:val="00294314"/>
    <w:rsid w:val="002A068B"/>
    <w:rsid w:val="002A394F"/>
    <w:rsid w:val="002A4155"/>
    <w:rsid w:val="002A44F1"/>
    <w:rsid w:val="002B082B"/>
    <w:rsid w:val="002C2F02"/>
    <w:rsid w:val="002C3704"/>
    <w:rsid w:val="002C4441"/>
    <w:rsid w:val="002D0786"/>
    <w:rsid w:val="002D6B91"/>
    <w:rsid w:val="002D6F5F"/>
    <w:rsid w:val="002E2B31"/>
    <w:rsid w:val="002E3039"/>
    <w:rsid w:val="002F13B5"/>
    <w:rsid w:val="002F4AD0"/>
    <w:rsid w:val="00302126"/>
    <w:rsid w:val="00302B11"/>
    <w:rsid w:val="003031DD"/>
    <w:rsid w:val="003109EF"/>
    <w:rsid w:val="00312F74"/>
    <w:rsid w:val="00313BF7"/>
    <w:rsid w:val="0031700E"/>
    <w:rsid w:val="00321CCB"/>
    <w:rsid w:val="003221A9"/>
    <w:rsid w:val="00325F76"/>
    <w:rsid w:val="00330164"/>
    <w:rsid w:val="003306C0"/>
    <w:rsid w:val="003307E7"/>
    <w:rsid w:val="00332C10"/>
    <w:rsid w:val="00333827"/>
    <w:rsid w:val="00333F77"/>
    <w:rsid w:val="00337BD1"/>
    <w:rsid w:val="00341D25"/>
    <w:rsid w:val="00342EF9"/>
    <w:rsid w:val="00343F49"/>
    <w:rsid w:val="00347AFA"/>
    <w:rsid w:val="003503BA"/>
    <w:rsid w:val="00351067"/>
    <w:rsid w:val="00351D38"/>
    <w:rsid w:val="003521FC"/>
    <w:rsid w:val="00362B43"/>
    <w:rsid w:val="00364644"/>
    <w:rsid w:val="00364678"/>
    <w:rsid w:val="003711A5"/>
    <w:rsid w:val="00372245"/>
    <w:rsid w:val="003744BE"/>
    <w:rsid w:val="00374DA7"/>
    <w:rsid w:val="0037549D"/>
    <w:rsid w:val="00375CF6"/>
    <w:rsid w:val="003776C8"/>
    <w:rsid w:val="00381C72"/>
    <w:rsid w:val="003829CF"/>
    <w:rsid w:val="00383002"/>
    <w:rsid w:val="00385664"/>
    <w:rsid w:val="00385CAA"/>
    <w:rsid w:val="003929E6"/>
    <w:rsid w:val="003964A9"/>
    <w:rsid w:val="00396756"/>
    <w:rsid w:val="00396F2F"/>
    <w:rsid w:val="0039756C"/>
    <w:rsid w:val="003A220F"/>
    <w:rsid w:val="003A34F1"/>
    <w:rsid w:val="003A3DC6"/>
    <w:rsid w:val="003A3F52"/>
    <w:rsid w:val="003A5514"/>
    <w:rsid w:val="003B0314"/>
    <w:rsid w:val="003B0F9A"/>
    <w:rsid w:val="003B101A"/>
    <w:rsid w:val="003B1387"/>
    <w:rsid w:val="003B1922"/>
    <w:rsid w:val="003B24A9"/>
    <w:rsid w:val="003B57AD"/>
    <w:rsid w:val="003C2696"/>
    <w:rsid w:val="003C783B"/>
    <w:rsid w:val="003D00FC"/>
    <w:rsid w:val="003D61BE"/>
    <w:rsid w:val="003D656F"/>
    <w:rsid w:val="003E230F"/>
    <w:rsid w:val="003E3E8B"/>
    <w:rsid w:val="003E4FCB"/>
    <w:rsid w:val="003F1382"/>
    <w:rsid w:val="003F4DCC"/>
    <w:rsid w:val="003F5E05"/>
    <w:rsid w:val="004003A9"/>
    <w:rsid w:val="00402F52"/>
    <w:rsid w:val="004079A8"/>
    <w:rsid w:val="00411033"/>
    <w:rsid w:val="00411CC9"/>
    <w:rsid w:val="00413FC8"/>
    <w:rsid w:val="004156DC"/>
    <w:rsid w:val="004171F9"/>
    <w:rsid w:val="00417FEE"/>
    <w:rsid w:val="0042365A"/>
    <w:rsid w:val="00425196"/>
    <w:rsid w:val="00426DA2"/>
    <w:rsid w:val="00430379"/>
    <w:rsid w:val="00431BED"/>
    <w:rsid w:val="00432930"/>
    <w:rsid w:val="004341CE"/>
    <w:rsid w:val="0044098B"/>
    <w:rsid w:val="00443A5E"/>
    <w:rsid w:val="004440D9"/>
    <w:rsid w:val="00445BD8"/>
    <w:rsid w:val="00447A79"/>
    <w:rsid w:val="004507ED"/>
    <w:rsid w:val="004523E6"/>
    <w:rsid w:val="00455DD8"/>
    <w:rsid w:val="004563B8"/>
    <w:rsid w:val="00456BFA"/>
    <w:rsid w:val="004613FD"/>
    <w:rsid w:val="00461BE1"/>
    <w:rsid w:val="00464862"/>
    <w:rsid w:val="004729B2"/>
    <w:rsid w:val="00474516"/>
    <w:rsid w:val="00476C87"/>
    <w:rsid w:val="00477142"/>
    <w:rsid w:val="004778D6"/>
    <w:rsid w:val="00481634"/>
    <w:rsid w:val="00486D3B"/>
    <w:rsid w:val="0048750C"/>
    <w:rsid w:val="00487E07"/>
    <w:rsid w:val="00492023"/>
    <w:rsid w:val="00492A86"/>
    <w:rsid w:val="00492C7C"/>
    <w:rsid w:val="00496555"/>
    <w:rsid w:val="00496623"/>
    <w:rsid w:val="004A3E7A"/>
    <w:rsid w:val="004A44CE"/>
    <w:rsid w:val="004A583A"/>
    <w:rsid w:val="004A6E72"/>
    <w:rsid w:val="004A791F"/>
    <w:rsid w:val="004B22A5"/>
    <w:rsid w:val="004B22FB"/>
    <w:rsid w:val="004B2D66"/>
    <w:rsid w:val="004C0DB2"/>
    <w:rsid w:val="004C2E01"/>
    <w:rsid w:val="004C4A77"/>
    <w:rsid w:val="004C7886"/>
    <w:rsid w:val="004D1471"/>
    <w:rsid w:val="004D2BCD"/>
    <w:rsid w:val="004D402B"/>
    <w:rsid w:val="004D7BB7"/>
    <w:rsid w:val="004E0CDE"/>
    <w:rsid w:val="004E4717"/>
    <w:rsid w:val="004E6A79"/>
    <w:rsid w:val="004F0C88"/>
    <w:rsid w:val="004F26D3"/>
    <w:rsid w:val="004F4F39"/>
    <w:rsid w:val="004F4FB7"/>
    <w:rsid w:val="005028DE"/>
    <w:rsid w:val="00502978"/>
    <w:rsid w:val="0050449F"/>
    <w:rsid w:val="0050506D"/>
    <w:rsid w:val="005168F3"/>
    <w:rsid w:val="00517738"/>
    <w:rsid w:val="00520105"/>
    <w:rsid w:val="00523650"/>
    <w:rsid w:val="00523AFD"/>
    <w:rsid w:val="00525C97"/>
    <w:rsid w:val="00527860"/>
    <w:rsid w:val="005317AC"/>
    <w:rsid w:val="00532442"/>
    <w:rsid w:val="00532B9E"/>
    <w:rsid w:val="00537A8D"/>
    <w:rsid w:val="00540645"/>
    <w:rsid w:val="00540A78"/>
    <w:rsid w:val="00547E27"/>
    <w:rsid w:val="00552080"/>
    <w:rsid w:val="005539D2"/>
    <w:rsid w:val="00554A03"/>
    <w:rsid w:val="0055522B"/>
    <w:rsid w:val="005557E4"/>
    <w:rsid w:val="00557B7D"/>
    <w:rsid w:val="00562762"/>
    <w:rsid w:val="00562899"/>
    <w:rsid w:val="00566D7E"/>
    <w:rsid w:val="00567A68"/>
    <w:rsid w:val="00570F32"/>
    <w:rsid w:val="00572822"/>
    <w:rsid w:val="00572CFB"/>
    <w:rsid w:val="00577488"/>
    <w:rsid w:val="0058272A"/>
    <w:rsid w:val="00584A72"/>
    <w:rsid w:val="00585F68"/>
    <w:rsid w:val="00591F2A"/>
    <w:rsid w:val="00595C65"/>
    <w:rsid w:val="00595CE4"/>
    <w:rsid w:val="00597D7A"/>
    <w:rsid w:val="005A223A"/>
    <w:rsid w:val="005A3EC3"/>
    <w:rsid w:val="005B3F0F"/>
    <w:rsid w:val="005B5835"/>
    <w:rsid w:val="005B7E5C"/>
    <w:rsid w:val="005C63D0"/>
    <w:rsid w:val="005C7300"/>
    <w:rsid w:val="005D0341"/>
    <w:rsid w:val="005D0D5B"/>
    <w:rsid w:val="005D27BA"/>
    <w:rsid w:val="005D39B7"/>
    <w:rsid w:val="005D40A5"/>
    <w:rsid w:val="005D7F16"/>
    <w:rsid w:val="005E1298"/>
    <w:rsid w:val="005E37C2"/>
    <w:rsid w:val="005E5E20"/>
    <w:rsid w:val="005F2F26"/>
    <w:rsid w:val="005F359D"/>
    <w:rsid w:val="0060113B"/>
    <w:rsid w:val="00601C0D"/>
    <w:rsid w:val="00601F9C"/>
    <w:rsid w:val="00603811"/>
    <w:rsid w:val="0060386B"/>
    <w:rsid w:val="00611B02"/>
    <w:rsid w:val="006126F8"/>
    <w:rsid w:val="0061274B"/>
    <w:rsid w:val="0061290C"/>
    <w:rsid w:val="00614288"/>
    <w:rsid w:val="00614ACE"/>
    <w:rsid w:val="00615097"/>
    <w:rsid w:val="00621041"/>
    <w:rsid w:val="00622191"/>
    <w:rsid w:val="00622684"/>
    <w:rsid w:val="006231DE"/>
    <w:rsid w:val="006250AF"/>
    <w:rsid w:val="006252C9"/>
    <w:rsid w:val="0063104F"/>
    <w:rsid w:val="0063755B"/>
    <w:rsid w:val="00640CF5"/>
    <w:rsid w:val="006429F1"/>
    <w:rsid w:val="00655E4C"/>
    <w:rsid w:val="0065728A"/>
    <w:rsid w:val="00661BF9"/>
    <w:rsid w:val="00663EB2"/>
    <w:rsid w:val="00664F1A"/>
    <w:rsid w:val="00666018"/>
    <w:rsid w:val="00666FAD"/>
    <w:rsid w:val="00667840"/>
    <w:rsid w:val="0067082B"/>
    <w:rsid w:val="00672D48"/>
    <w:rsid w:val="00673B20"/>
    <w:rsid w:val="006801ED"/>
    <w:rsid w:val="00680E02"/>
    <w:rsid w:val="006844EF"/>
    <w:rsid w:val="006847F9"/>
    <w:rsid w:val="00685A8D"/>
    <w:rsid w:val="00685D4F"/>
    <w:rsid w:val="00687E63"/>
    <w:rsid w:val="00690D25"/>
    <w:rsid w:val="006916C7"/>
    <w:rsid w:val="00692861"/>
    <w:rsid w:val="006951B9"/>
    <w:rsid w:val="00695693"/>
    <w:rsid w:val="006976E4"/>
    <w:rsid w:val="006A5E37"/>
    <w:rsid w:val="006B018B"/>
    <w:rsid w:val="006B1A09"/>
    <w:rsid w:val="006B6D23"/>
    <w:rsid w:val="006C2909"/>
    <w:rsid w:val="006C32F6"/>
    <w:rsid w:val="006D08C5"/>
    <w:rsid w:val="006D0986"/>
    <w:rsid w:val="006D72E4"/>
    <w:rsid w:val="006E012A"/>
    <w:rsid w:val="006E5170"/>
    <w:rsid w:val="006E553B"/>
    <w:rsid w:val="006F1D28"/>
    <w:rsid w:val="006F3CF9"/>
    <w:rsid w:val="006F3EF9"/>
    <w:rsid w:val="006F5393"/>
    <w:rsid w:val="006F794B"/>
    <w:rsid w:val="007002DD"/>
    <w:rsid w:val="00701B72"/>
    <w:rsid w:val="0070252D"/>
    <w:rsid w:val="00703127"/>
    <w:rsid w:val="007048B3"/>
    <w:rsid w:val="00705F9D"/>
    <w:rsid w:val="00706676"/>
    <w:rsid w:val="00711954"/>
    <w:rsid w:val="00711E0A"/>
    <w:rsid w:val="007120FA"/>
    <w:rsid w:val="007172B8"/>
    <w:rsid w:val="00717691"/>
    <w:rsid w:val="00723DEC"/>
    <w:rsid w:val="00724E0D"/>
    <w:rsid w:val="00732861"/>
    <w:rsid w:val="00732D77"/>
    <w:rsid w:val="00736103"/>
    <w:rsid w:val="00736941"/>
    <w:rsid w:val="00740350"/>
    <w:rsid w:val="00744985"/>
    <w:rsid w:val="00746C09"/>
    <w:rsid w:val="00747F72"/>
    <w:rsid w:val="007506E4"/>
    <w:rsid w:val="0075228D"/>
    <w:rsid w:val="00752ADC"/>
    <w:rsid w:val="007601E6"/>
    <w:rsid w:val="00760858"/>
    <w:rsid w:val="00762D66"/>
    <w:rsid w:val="0076378E"/>
    <w:rsid w:val="007705AC"/>
    <w:rsid w:val="00773881"/>
    <w:rsid w:val="0077603C"/>
    <w:rsid w:val="00781E04"/>
    <w:rsid w:val="00786F06"/>
    <w:rsid w:val="00796CBB"/>
    <w:rsid w:val="007B00A0"/>
    <w:rsid w:val="007B1F1E"/>
    <w:rsid w:val="007B3A9A"/>
    <w:rsid w:val="007B4604"/>
    <w:rsid w:val="007B79F1"/>
    <w:rsid w:val="007C1A9E"/>
    <w:rsid w:val="007C4B00"/>
    <w:rsid w:val="007C4CCE"/>
    <w:rsid w:val="007D094F"/>
    <w:rsid w:val="007D0B1F"/>
    <w:rsid w:val="007D0C88"/>
    <w:rsid w:val="007D4DB5"/>
    <w:rsid w:val="007E09C0"/>
    <w:rsid w:val="007E31FD"/>
    <w:rsid w:val="007E416F"/>
    <w:rsid w:val="007F105D"/>
    <w:rsid w:val="007F3D5E"/>
    <w:rsid w:val="007F4DF8"/>
    <w:rsid w:val="007F4E73"/>
    <w:rsid w:val="007F56B8"/>
    <w:rsid w:val="007F580F"/>
    <w:rsid w:val="007F6024"/>
    <w:rsid w:val="007F7980"/>
    <w:rsid w:val="007F7DE0"/>
    <w:rsid w:val="008007C4"/>
    <w:rsid w:val="008041F4"/>
    <w:rsid w:val="008055EE"/>
    <w:rsid w:val="00806410"/>
    <w:rsid w:val="00807E3E"/>
    <w:rsid w:val="008115C8"/>
    <w:rsid w:val="00815997"/>
    <w:rsid w:val="00824EDC"/>
    <w:rsid w:val="00825B89"/>
    <w:rsid w:val="00831A6F"/>
    <w:rsid w:val="00832AA2"/>
    <w:rsid w:val="0083400F"/>
    <w:rsid w:val="008349B3"/>
    <w:rsid w:val="00836112"/>
    <w:rsid w:val="008368E0"/>
    <w:rsid w:val="00846BB7"/>
    <w:rsid w:val="00853BB4"/>
    <w:rsid w:val="0085716F"/>
    <w:rsid w:val="0085751F"/>
    <w:rsid w:val="008628C4"/>
    <w:rsid w:val="008673D2"/>
    <w:rsid w:val="008700C3"/>
    <w:rsid w:val="00872823"/>
    <w:rsid w:val="00872BD6"/>
    <w:rsid w:val="00873E16"/>
    <w:rsid w:val="00877B78"/>
    <w:rsid w:val="0088150D"/>
    <w:rsid w:val="0088188E"/>
    <w:rsid w:val="00882034"/>
    <w:rsid w:val="008847B4"/>
    <w:rsid w:val="008866E7"/>
    <w:rsid w:val="0088729F"/>
    <w:rsid w:val="00887F03"/>
    <w:rsid w:val="0089262A"/>
    <w:rsid w:val="008A1970"/>
    <w:rsid w:val="008A3B57"/>
    <w:rsid w:val="008A42D9"/>
    <w:rsid w:val="008A4670"/>
    <w:rsid w:val="008A52C8"/>
    <w:rsid w:val="008A6716"/>
    <w:rsid w:val="008A697C"/>
    <w:rsid w:val="008A69B9"/>
    <w:rsid w:val="008B0603"/>
    <w:rsid w:val="008B13B2"/>
    <w:rsid w:val="008B2F23"/>
    <w:rsid w:val="008B57D7"/>
    <w:rsid w:val="008C29DD"/>
    <w:rsid w:val="008C3B2C"/>
    <w:rsid w:val="008C5569"/>
    <w:rsid w:val="008C622C"/>
    <w:rsid w:val="008C67A5"/>
    <w:rsid w:val="008C7186"/>
    <w:rsid w:val="008D5202"/>
    <w:rsid w:val="008D56A0"/>
    <w:rsid w:val="008D6D10"/>
    <w:rsid w:val="008D753C"/>
    <w:rsid w:val="008E1362"/>
    <w:rsid w:val="008E2AFA"/>
    <w:rsid w:val="008E3587"/>
    <w:rsid w:val="008E3D1A"/>
    <w:rsid w:val="008E3EFA"/>
    <w:rsid w:val="008E4966"/>
    <w:rsid w:val="008E4A63"/>
    <w:rsid w:val="008E6E57"/>
    <w:rsid w:val="008E6EA9"/>
    <w:rsid w:val="008F4352"/>
    <w:rsid w:val="008F474A"/>
    <w:rsid w:val="008F5D5D"/>
    <w:rsid w:val="008F75E2"/>
    <w:rsid w:val="009025F2"/>
    <w:rsid w:val="00903186"/>
    <w:rsid w:val="00905672"/>
    <w:rsid w:val="00907733"/>
    <w:rsid w:val="00910A00"/>
    <w:rsid w:val="00912B5B"/>
    <w:rsid w:val="00920431"/>
    <w:rsid w:val="009208D4"/>
    <w:rsid w:val="00922B7C"/>
    <w:rsid w:val="009311A6"/>
    <w:rsid w:val="00932B1F"/>
    <w:rsid w:val="00934734"/>
    <w:rsid w:val="0093653D"/>
    <w:rsid w:val="009368F7"/>
    <w:rsid w:val="00937A68"/>
    <w:rsid w:val="00942406"/>
    <w:rsid w:val="00942AC4"/>
    <w:rsid w:val="009438C8"/>
    <w:rsid w:val="0094610D"/>
    <w:rsid w:val="00954B95"/>
    <w:rsid w:val="009574E3"/>
    <w:rsid w:val="00960E6A"/>
    <w:rsid w:val="0096155B"/>
    <w:rsid w:val="00965CB7"/>
    <w:rsid w:val="00965FA7"/>
    <w:rsid w:val="009702C5"/>
    <w:rsid w:val="00971614"/>
    <w:rsid w:val="00971B94"/>
    <w:rsid w:val="00972BE4"/>
    <w:rsid w:val="009761A6"/>
    <w:rsid w:val="0098049D"/>
    <w:rsid w:val="00980885"/>
    <w:rsid w:val="00982B4D"/>
    <w:rsid w:val="009856FA"/>
    <w:rsid w:val="009866FE"/>
    <w:rsid w:val="00986F8B"/>
    <w:rsid w:val="00993C1C"/>
    <w:rsid w:val="009949F4"/>
    <w:rsid w:val="009953F5"/>
    <w:rsid w:val="00995636"/>
    <w:rsid w:val="009A09EF"/>
    <w:rsid w:val="009A0EB6"/>
    <w:rsid w:val="009A1420"/>
    <w:rsid w:val="009A499D"/>
    <w:rsid w:val="009A712B"/>
    <w:rsid w:val="009A71DF"/>
    <w:rsid w:val="009B5E43"/>
    <w:rsid w:val="009C1333"/>
    <w:rsid w:val="009C3604"/>
    <w:rsid w:val="009C4B4B"/>
    <w:rsid w:val="009C6A5C"/>
    <w:rsid w:val="009C7063"/>
    <w:rsid w:val="009D01CC"/>
    <w:rsid w:val="009D4C9F"/>
    <w:rsid w:val="009E08E6"/>
    <w:rsid w:val="009E2E8C"/>
    <w:rsid w:val="009E471B"/>
    <w:rsid w:val="009E6197"/>
    <w:rsid w:val="009E7B20"/>
    <w:rsid w:val="009F2830"/>
    <w:rsid w:val="009F3149"/>
    <w:rsid w:val="00A04B4D"/>
    <w:rsid w:val="00A07E52"/>
    <w:rsid w:val="00A12049"/>
    <w:rsid w:val="00A22BD7"/>
    <w:rsid w:val="00A2363D"/>
    <w:rsid w:val="00A23CB8"/>
    <w:rsid w:val="00A24826"/>
    <w:rsid w:val="00A2751A"/>
    <w:rsid w:val="00A35236"/>
    <w:rsid w:val="00A40A7C"/>
    <w:rsid w:val="00A40F0A"/>
    <w:rsid w:val="00A418A2"/>
    <w:rsid w:val="00A41AF6"/>
    <w:rsid w:val="00A42E03"/>
    <w:rsid w:val="00A43726"/>
    <w:rsid w:val="00A46B31"/>
    <w:rsid w:val="00A521F6"/>
    <w:rsid w:val="00A5297E"/>
    <w:rsid w:val="00A533C4"/>
    <w:rsid w:val="00A566E0"/>
    <w:rsid w:val="00A5693C"/>
    <w:rsid w:val="00A57557"/>
    <w:rsid w:val="00A60708"/>
    <w:rsid w:val="00A613F1"/>
    <w:rsid w:val="00A62C49"/>
    <w:rsid w:val="00A6532A"/>
    <w:rsid w:val="00A663B3"/>
    <w:rsid w:val="00A671EC"/>
    <w:rsid w:val="00A724E1"/>
    <w:rsid w:val="00A7545C"/>
    <w:rsid w:val="00A7608A"/>
    <w:rsid w:val="00A77D61"/>
    <w:rsid w:val="00A77E20"/>
    <w:rsid w:val="00A83444"/>
    <w:rsid w:val="00A85BC5"/>
    <w:rsid w:val="00A91F69"/>
    <w:rsid w:val="00A93E1B"/>
    <w:rsid w:val="00AA1E0B"/>
    <w:rsid w:val="00AA2678"/>
    <w:rsid w:val="00AA2705"/>
    <w:rsid w:val="00AA3A71"/>
    <w:rsid w:val="00AA5058"/>
    <w:rsid w:val="00AA5208"/>
    <w:rsid w:val="00AA64E4"/>
    <w:rsid w:val="00AB1934"/>
    <w:rsid w:val="00AB2014"/>
    <w:rsid w:val="00AB5943"/>
    <w:rsid w:val="00AC244A"/>
    <w:rsid w:val="00AC334E"/>
    <w:rsid w:val="00AC6939"/>
    <w:rsid w:val="00AC78DB"/>
    <w:rsid w:val="00AD1045"/>
    <w:rsid w:val="00AD7888"/>
    <w:rsid w:val="00AE08FC"/>
    <w:rsid w:val="00AE09E5"/>
    <w:rsid w:val="00AE3658"/>
    <w:rsid w:val="00AE37EE"/>
    <w:rsid w:val="00AF007C"/>
    <w:rsid w:val="00AF6FBC"/>
    <w:rsid w:val="00AF77D8"/>
    <w:rsid w:val="00B0127B"/>
    <w:rsid w:val="00B01A4C"/>
    <w:rsid w:val="00B03B1B"/>
    <w:rsid w:val="00B04200"/>
    <w:rsid w:val="00B04FCF"/>
    <w:rsid w:val="00B0501F"/>
    <w:rsid w:val="00B066DF"/>
    <w:rsid w:val="00B07239"/>
    <w:rsid w:val="00B135BC"/>
    <w:rsid w:val="00B15E0B"/>
    <w:rsid w:val="00B160FB"/>
    <w:rsid w:val="00B16AAB"/>
    <w:rsid w:val="00B21009"/>
    <w:rsid w:val="00B233BB"/>
    <w:rsid w:val="00B24AD4"/>
    <w:rsid w:val="00B2629C"/>
    <w:rsid w:val="00B27104"/>
    <w:rsid w:val="00B30F16"/>
    <w:rsid w:val="00B3304C"/>
    <w:rsid w:val="00B34DBF"/>
    <w:rsid w:val="00B36A1F"/>
    <w:rsid w:val="00B36B6B"/>
    <w:rsid w:val="00B37F61"/>
    <w:rsid w:val="00B40271"/>
    <w:rsid w:val="00B439EF"/>
    <w:rsid w:val="00B44E22"/>
    <w:rsid w:val="00B465F0"/>
    <w:rsid w:val="00B5204B"/>
    <w:rsid w:val="00B5352F"/>
    <w:rsid w:val="00B55445"/>
    <w:rsid w:val="00B63A3E"/>
    <w:rsid w:val="00B63FE7"/>
    <w:rsid w:val="00B660C0"/>
    <w:rsid w:val="00B66678"/>
    <w:rsid w:val="00B70C98"/>
    <w:rsid w:val="00B7347D"/>
    <w:rsid w:val="00B76E5B"/>
    <w:rsid w:val="00B81082"/>
    <w:rsid w:val="00B813A3"/>
    <w:rsid w:val="00B81A1D"/>
    <w:rsid w:val="00B82EE1"/>
    <w:rsid w:val="00B92029"/>
    <w:rsid w:val="00B936AA"/>
    <w:rsid w:val="00B964DB"/>
    <w:rsid w:val="00B97A13"/>
    <w:rsid w:val="00BA44FA"/>
    <w:rsid w:val="00BA4696"/>
    <w:rsid w:val="00BA5657"/>
    <w:rsid w:val="00BA56B4"/>
    <w:rsid w:val="00BB1897"/>
    <w:rsid w:val="00BB29D7"/>
    <w:rsid w:val="00BB5976"/>
    <w:rsid w:val="00BB6635"/>
    <w:rsid w:val="00BB7F7E"/>
    <w:rsid w:val="00BC067A"/>
    <w:rsid w:val="00BC3260"/>
    <w:rsid w:val="00BC34CC"/>
    <w:rsid w:val="00BC397C"/>
    <w:rsid w:val="00BC4AC8"/>
    <w:rsid w:val="00BD0ACD"/>
    <w:rsid w:val="00BD468D"/>
    <w:rsid w:val="00BD4E54"/>
    <w:rsid w:val="00BE081D"/>
    <w:rsid w:val="00BE223C"/>
    <w:rsid w:val="00BE32BE"/>
    <w:rsid w:val="00BE493F"/>
    <w:rsid w:val="00BE763C"/>
    <w:rsid w:val="00BF19C5"/>
    <w:rsid w:val="00BF4F94"/>
    <w:rsid w:val="00C02C8C"/>
    <w:rsid w:val="00C10410"/>
    <w:rsid w:val="00C11B79"/>
    <w:rsid w:val="00C11CCB"/>
    <w:rsid w:val="00C14EC4"/>
    <w:rsid w:val="00C179F0"/>
    <w:rsid w:val="00C200FE"/>
    <w:rsid w:val="00C21799"/>
    <w:rsid w:val="00C218B9"/>
    <w:rsid w:val="00C30D0E"/>
    <w:rsid w:val="00C30E12"/>
    <w:rsid w:val="00C3185C"/>
    <w:rsid w:val="00C319AF"/>
    <w:rsid w:val="00C34927"/>
    <w:rsid w:val="00C36F99"/>
    <w:rsid w:val="00C413A1"/>
    <w:rsid w:val="00C44DC2"/>
    <w:rsid w:val="00C462F5"/>
    <w:rsid w:val="00C51DD4"/>
    <w:rsid w:val="00C6123F"/>
    <w:rsid w:val="00C64B61"/>
    <w:rsid w:val="00C65225"/>
    <w:rsid w:val="00C66BA2"/>
    <w:rsid w:val="00C67F42"/>
    <w:rsid w:val="00C70CED"/>
    <w:rsid w:val="00C73399"/>
    <w:rsid w:val="00C743D6"/>
    <w:rsid w:val="00C80FC2"/>
    <w:rsid w:val="00C8252F"/>
    <w:rsid w:val="00C84509"/>
    <w:rsid w:val="00C84F67"/>
    <w:rsid w:val="00C91B67"/>
    <w:rsid w:val="00C91BDD"/>
    <w:rsid w:val="00C953D7"/>
    <w:rsid w:val="00C95859"/>
    <w:rsid w:val="00C963A2"/>
    <w:rsid w:val="00CA059E"/>
    <w:rsid w:val="00CA1113"/>
    <w:rsid w:val="00CA1F75"/>
    <w:rsid w:val="00CA3186"/>
    <w:rsid w:val="00CA5B2D"/>
    <w:rsid w:val="00CA6AE7"/>
    <w:rsid w:val="00CA7366"/>
    <w:rsid w:val="00CB26AE"/>
    <w:rsid w:val="00CB5972"/>
    <w:rsid w:val="00CC2069"/>
    <w:rsid w:val="00CC251B"/>
    <w:rsid w:val="00CC3F1B"/>
    <w:rsid w:val="00CD087A"/>
    <w:rsid w:val="00CD0B51"/>
    <w:rsid w:val="00CD0D62"/>
    <w:rsid w:val="00CD1884"/>
    <w:rsid w:val="00CD204C"/>
    <w:rsid w:val="00CD5168"/>
    <w:rsid w:val="00CD522C"/>
    <w:rsid w:val="00CD5F35"/>
    <w:rsid w:val="00CD6976"/>
    <w:rsid w:val="00CE0144"/>
    <w:rsid w:val="00CE28D2"/>
    <w:rsid w:val="00CE29E8"/>
    <w:rsid w:val="00CE40BD"/>
    <w:rsid w:val="00CE631F"/>
    <w:rsid w:val="00CE6856"/>
    <w:rsid w:val="00CE6D35"/>
    <w:rsid w:val="00CF3347"/>
    <w:rsid w:val="00CF6331"/>
    <w:rsid w:val="00D02076"/>
    <w:rsid w:val="00D0688A"/>
    <w:rsid w:val="00D07111"/>
    <w:rsid w:val="00D12F6F"/>
    <w:rsid w:val="00D1583A"/>
    <w:rsid w:val="00D163C4"/>
    <w:rsid w:val="00D1675D"/>
    <w:rsid w:val="00D2080A"/>
    <w:rsid w:val="00D20B4A"/>
    <w:rsid w:val="00D20E16"/>
    <w:rsid w:val="00D26612"/>
    <w:rsid w:val="00D26E39"/>
    <w:rsid w:val="00D314CE"/>
    <w:rsid w:val="00D37656"/>
    <w:rsid w:val="00D37E57"/>
    <w:rsid w:val="00D4566B"/>
    <w:rsid w:val="00D45736"/>
    <w:rsid w:val="00D45CB4"/>
    <w:rsid w:val="00D45DB3"/>
    <w:rsid w:val="00D466F8"/>
    <w:rsid w:val="00D518F8"/>
    <w:rsid w:val="00D52158"/>
    <w:rsid w:val="00D52AD3"/>
    <w:rsid w:val="00D55254"/>
    <w:rsid w:val="00D552E2"/>
    <w:rsid w:val="00D6059F"/>
    <w:rsid w:val="00D625A7"/>
    <w:rsid w:val="00D6635E"/>
    <w:rsid w:val="00D7344E"/>
    <w:rsid w:val="00D73BD4"/>
    <w:rsid w:val="00D7475F"/>
    <w:rsid w:val="00D75851"/>
    <w:rsid w:val="00D75B2D"/>
    <w:rsid w:val="00D76D80"/>
    <w:rsid w:val="00D76F9B"/>
    <w:rsid w:val="00D81998"/>
    <w:rsid w:val="00D81D62"/>
    <w:rsid w:val="00D8214E"/>
    <w:rsid w:val="00D82DC4"/>
    <w:rsid w:val="00D8697D"/>
    <w:rsid w:val="00D92402"/>
    <w:rsid w:val="00D93A61"/>
    <w:rsid w:val="00D97708"/>
    <w:rsid w:val="00DA0226"/>
    <w:rsid w:val="00DA03C4"/>
    <w:rsid w:val="00DA2612"/>
    <w:rsid w:val="00DA4D1D"/>
    <w:rsid w:val="00DA5929"/>
    <w:rsid w:val="00DA73D4"/>
    <w:rsid w:val="00DB092A"/>
    <w:rsid w:val="00DB631E"/>
    <w:rsid w:val="00DB68A8"/>
    <w:rsid w:val="00DC1ED5"/>
    <w:rsid w:val="00DC3C2F"/>
    <w:rsid w:val="00DC40D8"/>
    <w:rsid w:val="00DC4AD8"/>
    <w:rsid w:val="00DC7787"/>
    <w:rsid w:val="00DD0F20"/>
    <w:rsid w:val="00DD2F5F"/>
    <w:rsid w:val="00DD3DA5"/>
    <w:rsid w:val="00DD44B0"/>
    <w:rsid w:val="00DD74D8"/>
    <w:rsid w:val="00DE1541"/>
    <w:rsid w:val="00DE1751"/>
    <w:rsid w:val="00DE2D25"/>
    <w:rsid w:val="00DE4548"/>
    <w:rsid w:val="00DE5C8F"/>
    <w:rsid w:val="00DE730F"/>
    <w:rsid w:val="00DF089D"/>
    <w:rsid w:val="00DF21EB"/>
    <w:rsid w:val="00DF2CC7"/>
    <w:rsid w:val="00DF38EF"/>
    <w:rsid w:val="00DF7F7F"/>
    <w:rsid w:val="00E014B9"/>
    <w:rsid w:val="00E01951"/>
    <w:rsid w:val="00E01F88"/>
    <w:rsid w:val="00E04BAD"/>
    <w:rsid w:val="00E062A5"/>
    <w:rsid w:val="00E069E7"/>
    <w:rsid w:val="00E06D4B"/>
    <w:rsid w:val="00E072E1"/>
    <w:rsid w:val="00E0780A"/>
    <w:rsid w:val="00E101EC"/>
    <w:rsid w:val="00E117C1"/>
    <w:rsid w:val="00E12831"/>
    <w:rsid w:val="00E221A1"/>
    <w:rsid w:val="00E2322F"/>
    <w:rsid w:val="00E23A31"/>
    <w:rsid w:val="00E267E8"/>
    <w:rsid w:val="00E27276"/>
    <w:rsid w:val="00E27A2B"/>
    <w:rsid w:val="00E3169E"/>
    <w:rsid w:val="00E31D53"/>
    <w:rsid w:val="00E32A1E"/>
    <w:rsid w:val="00E32BC6"/>
    <w:rsid w:val="00E34451"/>
    <w:rsid w:val="00E35E04"/>
    <w:rsid w:val="00E41D4F"/>
    <w:rsid w:val="00E4562C"/>
    <w:rsid w:val="00E45943"/>
    <w:rsid w:val="00E45E5D"/>
    <w:rsid w:val="00E4728C"/>
    <w:rsid w:val="00E50AD3"/>
    <w:rsid w:val="00E52525"/>
    <w:rsid w:val="00E5416F"/>
    <w:rsid w:val="00E55D10"/>
    <w:rsid w:val="00E56B9D"/>
    <w:rsid w:val="00E609CD"/>
    <w:rsid w:val="00E62444"/>
    <w:rsid w:val="00E63AAE"/>
    <w:rsid w:val="00E640A8"/>
    <w:rsid w:val="00E65AF6"/>
    <w:rsid w:val="00E665D6"/>
    <w:rsid w:val="00E67FA5"/>
    <w:rsid w:val="00E709FB"/>
    <w:rsid w:val="00E7174A"/>
    <w:rsid w:val="00E747FC"/>
    <w:rsid w:val="00E760C5"/>
    <w:rsid w:val="00E76B28"/>
    <w:rsid w:val="00E843C5"/>
    <w:rsid w:val="00E8503F"/>
    <w:rsid w:val="00E85C4A"/>
    <w:rsid w:val="00E947E7"/>
    <w:rsid w:val="00E96453"/>
    <w:rsid w:val="00E96C46"/>
    <w:rsid w:val="00EA021E"/>
    <w:rsid w:val="00EA0A3E"/>
    <w:rsid w:val="00EA2583"/>
    <w:rsid w:val="00EA4D6B"/>
    <w:rsid w:val="00EA73C0"/>
    <w:rsid w:val="00EB472E"/>
    <w:rsid w:val="00EB55C1"/>
    <w:rsid w:val="00EC08E8"/>
    <w:rsid w:val="00EC195D"/>
    <w:rsid w:val="00EC475D"/>
    <w:rsid w:val="00EC679C"/>
    <w:rsid w:val="00ED0C4C"/>
    <w:rsid w:val="00ED0ED6"/>
    <w:rsid w:val="00ED10D5"/>
    <w:rsid w:val="00ED2F24"/>
    <w:rsid w:val="00EE1BF6"/>
    <w:rsid w:val="00EE5215"/>
    <w:rsid w:val="00EE679B"/>
    <w:rsid w:val="00EF29CB"/>
    <w:rsid w:val="00EF452E"/>
    <w:rsid w:val="00EF564C"/>
    <w:rsid w:val="00F002C2"/>
    <w:rsid w:val="00F10D2A"/>
    <w:rsid w:val="00F12C1E"/>
    <w:rsid w:val="00F1487D"/>
    <w:rsid w:val="00F1565B"/>
    <w:rsid w:val="00F1733C"/>
    <w:rsid w:val="00F20527"/>
    <w:rsid w:val="00F23F0F"/>
    <w:rsid w:val="00F2465A"/>
    <w:rsid w:val="00F33A6F"/>
    <w:rsid w:val="00F341E9"/>
    <w:rsid w:val="00F34F7C"/>
    <w:rsid w:val="00F3576D"/>
    <w:rsid w:val="00F37290"/>
    <w:rsid w:val="00F37B7B"/>
    <w:rsid w:val="00F40003"/>
    <w:rsid w:val="00F40D9D"/>
    <w:rsid w:val="00F415D9"/>
    <w:rsid w:val="00F43AA0"/>
    <w:rsid w:val="00F471C8"/>
    <w:rsid w:val="00F4770F"/>
    <w:rsid w:val="00F508BC"/>
    <w:rsid w:val="00F50B5C"/>
    <w:rsid w:val="00F5267B"/>
    <w:rsid w:val="00F54F92"/>
    <w:rsid w:val="00F554E2"/>
    <w:rsid w:val="00F5550A"/>
    <w:rsid w:val="00F56038"/>
    <w:rsid w:val="00F62C73"/>
    <w:rsid w:val="00F63ED7"/>
    <w:rsid w:val="00F73EC7"/>
    <w:rsid w:val="00F74A7A"/>
    <w:rsid w:val="00F766D7"/>
    <w:rsid w:val="00F77C7C"/>
    <w:rsid w:val="00F81232"/>
    <w:rsid w:val="00F83309"/>
    <w:rsid w:val="00F84A2A"/>
    <w:rsid w:val="00F8632D"/>
    <w:rsid w:val="00F900CB"/>
    <w:rsid w:val="00F9164B"/>
    <w:rsid w:val="00F91AC3"/>
    <w:rsid w:val="00F91FF3"/>
    <w:rsid w:val="00F93B0D"/>
    <w:rsid w:val="00F93B2C"/>
    <w:rsid w:val="00F962BF"/>
    <w:rsid w:val="00F967C9"/>
    <w:rsid w:val="00F978AD"/>
    <w:rsid w:val="00FA26A9"/>
    <w:rsid w:val="00FA2BA9"/>
    <w:rsid w:val="00FA4BE6"/>
    <w:rsid w:val="00FA7148"/>
    <w:rsid w:val="00FA75DD"/>
    <w:rsid w:val="00FB0D0B"/>
    <w:rsid w:val="00FB5FFB"/>
    <w:rsid w:val="00FD28C3"/>
    <w:rsid w:val="00FD2CE4"/>
    <w:rsid w:val="00FD4032"/>
    <w:rsid w:val="00FD581B"/>
    <w:rsid w:val="00FE42CA"/>
    <w:rsid w:val="00FE46E1"/>
    <w:rsid w:val="00FE4992"/>
    <w:rsid w:val="00FF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EAF3"/>
  <w15:chartTrackingRefBased/>
  <w15:docId w15:val="{20588061-EF9C-4486-BA63-BB14430F2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10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0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0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0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10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0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0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0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0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0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06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E3E8B"/>
    <w:pPr>
      <w:spacing w:after="0" w:line="240" w:lineRule="auto"/>
    </w:pPr>
  </w:style>
  <w:style w:type="table" w:styleId="TableGrid">
    <w:name w:val="Table Grid"/>
    <w:basedOn w:val="TableNormal"/>
    <w:uiPriority w:val="39"/>
    <w:rsid w:val="00CA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-semibold">
    <w:name w:val="font-semibold"/>
    <w:basedOn w:val="DefaultParagraphFont"/>
    <w:rsid w:val="00CA1F75"/>
  </w:style>
  <w:style w:type="character" w:customStyle="1" w:styleId="max-w-180px">
    <w:name w:val="max-w-[180px]"/>
    <w:basedOn w:val="DefaultParagraphFont"/>
    <w:rsid w:val="00CA1F75"/>
  </w:style>
  <w:style w:type="character" w:styleId="Hyperlink">
    <w:name w:val="Hyperlink"/>
    <w:basedOn w:val="DefaultParagraphFont"/>
    <w:uiPriority w:val="99"/>
    <w:unhideWhenUsed/>
    <w:rsid w:val="007B79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7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obroker.in/painting-services/home-painting-ideas/best-paint-for-interior-walls/" TargetMode="External"/><Relationship Id="rId13" Type="http://schemas.openxmlformats.org/officeDocument/2006/relationships/hyperlink" Target="http://localhost:4500/cable-tv/customers/5?review=true&amp;workflowId=CTV-1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nobroker.in/painting-services/home-painting-ideas/best-paint-for-interior-walls/" TargetMode="External"/><Relationship Id="rId12" Type="http://schemas.openxmlformats.org/officeDocument/2006/relationships/hyperlink" Target="http://localhost:4500/cable-tv/customers/5?review=true&amp;workflowId=CTV-17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nobroker.in/painting-services/home-painting-ideas/best-paint-for-interior-walls/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hyperlink" Target="http://localhost:4500/cable-tv/customers/6?review=true&amp;workflowId=CTV-18" TargetMode="External"/><Relationship Id="rId10" Type="http://schemas.openxmlformats.org/officeDocument/2006/relationships/hyperlink" Target="https://www.nobroker.in/painting-services/home-painting-ideas/best-paint-for-interior-wal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obroker.in/painting-services/home-painting-ideas/best-paint-for-interior-walls/" TargetMode="External"/><Relationship Id="rId14" Type="http://schemas.openxmlformats.org/officeDocument/2006/relationships/hyperlink" Target="http://localhost:4500/cable-tv/custom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D999AB-8C00-4AAD-8EBF-E261C4B5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27681</TotalTime>
  <Pages>27</Pages>
  <Words>7082</Words>
  <Characters>40374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Mani</dc:creator>
  <cp:keywords/>
  <dc:description/>
  <cp:lastModifiedBy>Sivakumar Mani</cp:lastModifiedBy>
  <cp:revision>1005</cp:revision>
  <dcterms:created xsi:type="dcterms:W3CDTF">2026-06-08T09:16:00Z</dcterms:created>
  <dcterms:modified xsi:type="dcterms:W3CDTF">2026-07-27T09:50:00Z</dcterms:modified>
</cp:coreProperties>
</file>